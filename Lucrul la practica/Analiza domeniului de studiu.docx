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361" w:rsidRDefault="00472361" w:rsidP="004D6B00">
      <w:pPr>
        <w:pStyle w:val="N"/>
        <w:spacing w:line="240" w:lineRule="auto"/>
        <w:ind w:right="180"/>
        <w:jc w:val="center"/>
        <w:rPr>
          <w:sz w:val="36"/>
          <w:szCs w:val="36"/>
        </w:rPr>
      </w:pPr>
      <w:r>
        <w:rPr>
          <w:sz w:val="36"/>
          <w:szCs w:val="36"/>
        </w:rPr>
        <w:t xml:space="preserve">Documentul </w:t>
      </w:r>
      <w:r w:rsidR="00222C9B">
        <w:rPr>
          <w:sz w:val="36"/>
          <w:szCs w:val="36"/>
        </w:rPr>
        <w:t>:</w:t>
      </w:r>
      <w:r w:rsidR="00222C9B" w:rsidRPr="002151E5">
        <w:rPr>
          <w:sz w:val="36"/>
          <w:szCs w:val="36"/>
        </w:rPr>
        <w:t xml:space="preserve"> </w:t>
      </w:r>
    </w:p>
    <w:p w:rsidR="00472361" w:rsidRDefault="00472361" w:rsidP="004D6B00">
      <w:pPr>
        <w:pStyle w:val="N"/>
        <w:spacing w:line="240" w:lineRule="auto"/>
        <w:ind w:right="180"/>
        <w:jc w:val="center"/>
        <w:rPr>
          <w:sz w:val="36"/>
          <w:szCs w:val="36"/>
        </w:rPr>
      </w:pPr>
    </w:p>
    <w:p w:rsidR="006E56A4" w:rsidRDefault="00222C9B" w:rsidP="004D6B00">
      <w:pPr>
        <w:pStyle w:val="N"/>
        <w:spacing w:line="240" w:lineRule="auto"/>
        <w:ind w:right="180"/>
        <w:jc w:val="center"/>
        <w:rPr>
          <w:sz w:val="36"/>
          <w:szCs w:val="36"/>
        </w:rPr>
      </w:pPr>
      <w:r w:rsidRPr="00415794">
        <w:rPr>
          <w:sz w:val="36"/>
          <w:szCs w:val="36"/>
        </w:rPr>
        <w:t>Analiza domeniului de studiu</w:t>
      </w:r>
    </w:p>
    <w:p w:rsidR="0065366D" w:rsidRPr="007726B2" w:rsidRDefault="006C4A9F" w:rsidP="004D6B00">
      <w:pPr>
        <w:pStyle w:val="N"/>
        <w:spacing w:line="240" w:lineRule="auto"/>
        <w:ind w:right="180"/>
        <w:jc w:val="center"/>
        <w:rPr>
          <w:sz w:val="36"/>
          <w:szCs w:val="36"/>
        </w:rPr>
      </w:pPr>
    </w:p>
    <w:p w:rsidR="006E56A4" w:rsidRPr="003E639F" w:rsidRDefault="00222C9B" w:rsidP="00DA0732">
      <w:pPr>
        <w:pStyle w:val="N"/>
        <w:spacing w:line="240" w:lineRule="auto"/>
        <w:ind w:firstLine="0"/>
        <w:jc w:val="center"/>
        <w:rPr>
          <w:i/>
          <w:sz w:val="36"/>
          <w:szCs w:val="36"/>
        </w:rPr>
      </w:pPr>
      <w:r>
        <w:rPr>
          <w:i/>
          <w:sz w:val="36"/>
          <w:szCs w:val="36"/>
        </w:rPr>
        <w:t>Disciplina: PROIECTAREA SISTEMELOR INFORMAȚIONALE</w:t>
      </w:r>
    </w:p>
    <w:p w:rsidR="006E56A4" w:rsidRDefault="006C4A9F" w:rsidP="006E56A4">
      <w:pPr>
        <w:pStyle w:val="N"/>
        <w:ind w:firstLine="0"/>
        <w:rPr>
          <w:sz w:val="36"/>
          <w:szCs w:val="36"/>
        </w:rPr>
      </w:pPr>
    </w:p>
    <w:p w:rsidR="003E22B5" w:rsidRDefault="006C4A9F" w:rsidP="006E56A4">
      <w:pPr>
        <w:pStyle w:val="N"/>
        <w:ind w:firstLine="0"/>
        <w:rPr>
          <w:sz w:val="36"/>
          <w:szCs w:val="36"/>
        </w:rPr>
      </w:pPr>
    </w:p>
    <w:p w:rsidR="006E56A4" w:rsidRDefault="006C4A9F" w:rsidP="006E56A4">
      <w:pPr>
        <w:pStyle w:val="N"/>
        <w:ind w:firstLine="0"/>
        <w:jc w:val="center"/>
        <w:rPr>
          <w:sz w:val="36"/>
          <w:szCs w:val="36"/>
        </w:rPr>
      </w:pPr>
    </w:p>
    <w:p w:rsidR="006E56A4" w:rsidRDefault="006C4A9F" w:rsidP="006E56A4">
      <w:pPr>
        <w:pStyle w:val="N"/>
        <w:ind w:firstLine="0"/>
        <w:jc w:val="center"/>
        <w:rPr>
          <w:sz w:val="36"/>
          <w:szCs w:val="36"/>
        </w:rPr>
      </w:pPr>
    </w:p>
    <w:p w:rsidR="00072461" w:rsidRDefault="006C4A9F" w:rsidP="006E56A4">
      <w:pPr>
        <w:pStyle w:val="N"/>
        <w:ind w:firstLine="0"/>
        <w:jc w:val="center"/>
        <w:rPr>
          <w:sz w:val="36"/>
          <w:szCs w:val="36"/>
        </w:rPr>
      </w:pPr>
    </w:p>
    <w:p w:rsidR="00CE108C" w:rsidRDefault="006C4A9F" w:rsidP="006E56A4">
      <w:pPr>
        <w:pStyle w:val="N"/>
        <w:ind w:firstLine="0"/>
        <w:jc w:val="center"/>
        <w:rPr>
          <w:sz w:val="36"/>
          <w:szCs w:val="36"/>
        </w:rPr>
      </w:pPr>
    </w:p>
    <w:p w:rsidR="006E56A4" w:rsidRDefault="006C4A9F" w:rsidP="006E56A4">
      <w:pPr>
        <w:pStyle w:val="N"/>
        <w:ind w:firstLine="0"/>
        <w:rPr>
          <w:sz w:val="36"/>
          <w:szCs w:val="36"/>
        </w:rPr>
      </w:pPr>
    </w:p>
    <w:p w:rsidR="006E56A4" w:rsidRPr="00CF0B15" w:rsidRDefault="00222C9B" w:rsidP="00342836">
      <w:pPr>
        <w:pStyle w:val="N"/>
        <w:ind w:firstLine="1843"/>
        <w:rPr>
          <w:sz w:val="28"/>
          <w:szCs w:val="36"/>
        </w:rPr>
      </w:pPr>
      <w:r>
        <w:rPr>
          <w:sz w:val="28"/>
          <w:szCs w:val="36"/>
        </w:rPr>
        <w:t>A efectuat:</w:t>
      </w:r>
      <w:r>
        <w:rPr>
          <w:sz w:val="28"/>
          <w:szCs w:val="36"/>
        </w:rPr>
        <w:tab/>
      </w:r>
      <w:r>
        <w:rPr>
          <w:sz w:val="28"/>
          <w:szCs w:val="36"/>
        </w:rPr>
        <w:tab/>
      </w:r>
      <w:r>
        <w:rPr>
          <w:sz w:val="28"/>
          <w:szCs w:val="36"/>
        </w:rPr>
        <w:tab/>
      </w:r>
      <w:r>
        <w:rPr>
          <w:sz w:val="28"/>
          <w:szCs w:val="36"/>
        </w:rPr>
        <w:tab/>
        <w:t xml:space="preserve">  </w:t>
      </w:r>
      <w:r w:rsidRPr="00CF0B15">
        <w:rPr>
          <w:sz w:val="28"/>
          <w:szCs w:val="36"/>
        </w:rPr>
        <w:t>Vîrlan Ion</w:t>
      </w:r>
      <w:r>
        <w:rPr>
          <w:sz w:val="28"/>
          <w:szCs w:val="36"/>
        </w:rPr>
        <w:t xml:space="preserve"> st. gr. TI-143</w:t>
      </w:r>
    </w:p>
    <w:p w:rsidR="006E56A4" w:rsidRPr="00CF0B15" w:rsidRDefault="006C4A9F" w:rsidP="00342836">
      <w:pPr>
        <w:pStyle w:val="N"/>
        <w:ind w:firstLine="1843"/>
        <w:rPr>
          <w:sz w:val="28"/>
          <w:szCs w:val="36"/>
        </w:rPr>
      </w:pPr>
    </w:p>
    <w:p w:rsidR="00472361" w:rsidRDefault="00472361" w:rsidP="00357120">
      <w:pPr>
        <w:pStyle w:val="N"/>
        <w:shd w:val="clear" w:color="auto" w:fill="FFFFFF"/>
        <w:spacing w:line="240" w:lineRule="auto"/>
        <w:ind w:firstLine="708"/>
        <w:rPr>
          <w:sz w:val="28"/>
          <w:szCs w:val="36"/>
        </w:rPr>
      </w:pPr>
    </w:p>
    <w:p w:rsidR="00472361" w:rsidRDefault="00472361">
      <w:pPr>
        <w:rPr>
          <w:rFonts w:ascii="Times New Roman" w:eastAsia="Times New Roman" w:hAnsi="Times New Roman"/>
          <w:sz w:val="28"/>
          <w:szCs w:val="36"/>
          <w:lang w:val="ro-RO"/>
        </w:rPr>
      </w:pPr>
      <w:r>
        <w:rPr>
          <w:sz w:val="28"/>
          <w:szCs w:val="36"/>
        </w:rPr>
        <w:br w:type="page"/>
      </w:r>
    </w:p>
    <w:p w:rsidR="002C74D0" w:rsidRDefault="00222C9B" w:rsidP="00357120">
      <w:pPr>
        <w:pStyle w:val="N"/>
        <w:shd w:val="clear" w:color="auto" w:fill="FFFFFF"/>
        <w:spacing w:line="240" w:lineRule="auto"/>
        <w:ind w:firstLine="708"/>
        <w:rPr>
          <w:sz w:val="32"/>
          <w:szCs w:val="28"/>
        </w:rPr>
      </w:pPr>
      <w:r w:rsidRPr="008D35D9">
        <w:rPr>
          <w:b/>
          <w:bCs/>
          <w:sz w:val="32"/>
          <w:szCs w:val="28"/>
        </w:rPr>
        <w:lastRenderedPageBreak/>
        <w:t>S</w:t>
      </w:r>
      <w:r>
        <w:rPr>
          <w:b/>
          <w:bCs/>
          <w:sz w:val="32"/>
          <w:szCs w:val="28"/>
        </w:rPr>
        <w:t>arcina</w:t>
      </w:r>
      <w:r w:rsidRPr="008D35D9">
        <w:rPr>
          <w:b/>
          <w:bCs/>
          <w:sz w:val="32"/>
          <w:szCs w:val="28"/>
        </w:rPr>
        <w:t xml:space="preserve"> lucrării:</w:t>
      </w:r>
      <w:r w:rsidRPr="008D35D9">
        <w:rPr>
          <w:sz w:val="32"/>
          <w:szCs w:val="28"/>
        </w:rPr>
        <w:t> </w:t>
      </w:r>
      <w:r>
        <w:rPr>
          <w:sz w:val="32"/>
          <w:szCs w:val="28"/>
        </w:rPr>
        <w:t xml:space="preserv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Analizați domeniul de studiu din care face parte aplicația pe care doriți să o creați.  </w:t>
      </w:r>
    </w:p>
    <w:p w:rsidR="00EE6356" w:rsidRDefault="00EE6356" w:rsidP="00EE6356">
      <w:pPr>
        <w:pStyle w:val="N1"/>
        <w:shd w:val="clear" w:color="auto" w:fill="FFFFFF"/>
        <w:spacing w:before="0" w:beforeAutospacing="0" w:after="0" w:afterAutospacing="0"/>
        <w:ind w:firstLine="708"/>
        <w:jc w:val="both"/>
        <w:rPr>
          <w:b/>
          <w:bCs/>
          <w:sz w:val="32"/>
          <w:szCs w:val="28"/>
          <w:lang w:val="ro-RO"/>
        </w:rPr>
      </w:pPr>
    </w:p>
    <w:p w:rsidR="00843BCB" w:rsidRPr="00EE6356" w:rsidRDefault="00222C9B" w:rsidP="00EE6356">
      <w:pPr>
        <w:pStyle w:val="N1"/>
        <w:shd w:val="clear" w:color="auto" w:fill="FFFFFF"/>
        <w:spacing w:before="0" w:beforeAutospacing="0" w:after="0" w:afterAutospacing="0"/>
        <w:ind w:firstLine="708"/>
        <w:jc w:val="both"/>
        <w:rPr>
          <w:b/>
          <w:bCs/>
          <w:sz w:val="32"/>
          <w:szCs w:val="28"/>
          <w:lang w:val="ro-RO"/>
        </w:rPr>
      </w:pPr>
      <w:r w:rsidRPr="00EE6356">
        <w:rPr>
          <w:b/>
          <w:bCs/>
          <w:sz w:val="32"/>
          <w:szCs w:val="28"/>
          <w:lang w:val="ro-RO"/>
        </w:rPr>
        <w:t>Analiza domeniului de studiu include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domeniului;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importanța temei;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sistemelor deja existente ( cel puțin 3 sisteme);</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compararea sistemelor;</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scopurile și obiectivele temei alese.</w:t>
      </w:r>
    </w:p>
    <w:p w:rsidR="005A2641" w:rsidRDefault="006C4A9F" w:rsidP="007E5D75">
      <w:pPr>
        <w:pStyle w:val="N"/>
        <w:shd w:val="clear" w:color="auto" w:fill="FFFFFF"/>
        <w:spacing w:line="240" w:lineRule="auto"/>
        <w:ind w:firstLine="708"/>
        <w:rPr>
          <w:sz w:val="28"/>
          <w:szCs w:val="28"/>
        </w:rPr>
      </w:pPr>
    </w:p>
    <w:p w:rsidR="00EE6356" w:rsidRDefault="00EE6356" w:rsidP="007E5D75">
      <w:pPr>
        <w:pStyle w:val="N"/>
        <w:shd w:val="clear" w:color="auto" w:fill="FFFFFF"/>
        <w:spacing w:line="240" w:lineRule="auto"/>
        <w:ind w:firstLine="708"/>
        <w:rPr>
          <w:sz w:val="28"/>
          <w:szCs w:val="28"/>
        </w:rPr>
      </w:pPr>
    </w:p>
    <w:p w:rsidR="007E5D75" w:rsidRDefault="00222C9B" w:rsidP="00827859">
      <w:pPr>
        <w:pStyle w:val="N"/>
        <w:shd w:val="clear" w:color="auto" w:fill="FFFFFF"/>
        <w:spacing w:line="240" w:lineRule="auto"/>
        <w:ind w:firstLine="0"/>
        <w:jc w:val="center"/>
        <w:rPr>
          <w:b/>
          <w:sz w:val="32"/>
          <w:szCs w:val="28"/>
        </w:rPr>
      </w:pPr>
      <w:r w:rsidRPr="00827859">
        <w:rPr>
          <w:b/>
          <w:sz w:val="32"/>
          <w:szCs w:val="28"/>
        </w:rPr>
        <w:t xml:space="preserve">Realizarea lucrării </w:t>
      </w:r>
    </w:p>
    <w:p w:rsidR="00827859" w:rsidRDefault="006C4A9F" w:rsidP="00827859">
      <w:pPr>
        <w:pStyle w:val="N"/>
        <w:shd w:val="clear" w:color="auto" w:fill="FFFFFF"/>
        <w:spacing w:line="240" w:lineRule="auto"/>
        <w:ind w:firstLine="0"/>
        <w:rPr>
          <w:sz w:val="28"/>
          <w:szCs w:val="28"/>
        </w:rPr>
      </w:pPr>
    </w:p>
    <w:p w:rsidR="00827859" w:rsidRDefault="00222C9B" w:rsidP="00847604">
      <w:pPr>
        <w:pStyle w:val="N"/>
        <w:shd w:val="clear" w:color="auto" w:fill="FFFFFF"/>
        <w:spacing w:line="240" w:lineRule="auto"/>
        <w:ind w:firstLine="360"/>
        <w:rPr>
          <w:sz w:val="28"/>
          <w:szCs w:val="28"/>
        </w:rPr>
      </w:pPr>
      <w:r w:rsidRPr="00847604">
        <w:rPr>
          <w:b/>
          <w:sz w:val="28"/>
          <w:szCs w:val="28"/>
        </w:rPr>
        <w:t>Tema aplicației care va fi efectuată</w:t>
      </w:r>
      <w:r>
        <w:rPr>
          <w:b/>
          <w:sz w:val="28"/>
          <w:szCs w:val="28"/>
        </w:rPr>
        <w:t xml:space="preserve">: </w:t>
      </w:r>
      <w:r w:rsidRPr="0047528A">
        <w:rPr>
          <w:sz w:val="28"/>
          <w:szCs w:val="28"/>
        </w:rPr>
        <w:t>Sistem Informațional de Management al infrastructurilor de cercetare</w:t>
      </w:r>
    </w:p>
    <w:p w:rsidR="006C4A9F" w:rsidRDefault="006C4A9F" w:rsidP="00847604">
      <w:pPr>
        <w:pStyle w:val="N"/>
        <w:shd w:val="clear" w:color="auto" w:fill="FFFFFF"/>
        <w:spacing w:line="240" w:lineRule="auto"/>
        <w:ind w:firstLine="360"/>
        <w:rPr>
          <w:ins w:id="0" w:author="Anisoara Rusu" w:date="2018-02-06T02:19:00Z"/>
          <w:sz w:val="28"/>
          <w:szCs w:val="28"/>
        </w:rPr>
      </w:pPr>
    </w:p>
    <w:p w:rsidR="006C4A9F" w:rsidRDefault="006C4A9F" w:rsidP="00847604">
      <w:pPr>
        <w:pStyle w:val="N"/>
        <w:shd w:val="clear" w:color="auto" w:fill="FFFFFF"/>
        <w:spacing w:line="240" w:lineRule="auto"/>
        <w:ind w:firstLine="360"/>
        <w:rPr>
          <w:ins w:id="1" w:author="Anisoara Rusu" w:date="2018-02-06T02:19:00Z"/>
          <w:sz w:val="28"/>
          <w:szCs w:val="28"/>
        </w:rPr>
      </w:pPr>
      <w:ins w:id="2" w:author="Anisoara Rusu" w:date="2018-02-06T02:19:00Z">
        <w:r>
          <w:rPr>
            <w:sz w:val="28"/>
            <w:szCs w:val="28"/>
          </w:rPr>
          <w:t xml:space="preserve">Observatii generale: </w:t>
        </w:r>
      </w:ins>
    </w:p>
    <w:p w:rsidR="006C4A9F" w:rsidRDefault="006C4A9F" w:rsidP="006C4A9F">
      <w:pPr>
        <w:pStyle w:val="N"/>
        <w:numPr>
          <w:ilvl w:val="0"/>
          <w:numId w:val="7"/>
        </w:numPr>
        <w:shd w:val="clear" w:color="auto" w:fill="FFFFFF"/>
        <w:spacing w:line="240" w:lineRule="auto"/>
        <w:rPr>
          <w:ins w:id="3" w:author="Anisoara Rusu" w:date="2018-02-06T02:20:00Z"/>
          <w:sz w:val="28"/>
          <w:szCs w:val="28"/>
        </w:rPr>
        <w:pPrChange w:id="4" w:author="Anisoara Rusu" w:date="2018-02-06T02:19:00Z">
          <w:pPr>
            <w:pStyle w:val="N"/>
            <w:shd w:val="clear" w:color="auto" w:fill="FFFFFF"/>
            <w:spacing w:line="240" w:lineRule="auto"/>
            <w:ind w:firstLine="360"/>
          </w:pPr>
        </w:pPrChange>
      </w:pPr>
      <w:ins w:id="5" w:author="Anisoara Rusu" w:date="2018-02-06T02:19:00Z">
        <w:r>
          <w:rPr>
            <w:sz w:val="28"/>
            <w:szCs w:val="28"/>
          </w:rPr>
          <w:t xml:space="preserve">Totul despre ce scrieti mai jos presuun ca nu ke-ati luat din imafinatie. </w:t>
        </w:r>
      </w:ins>
      <w:ins w:id="6" w:author="Anisoara Rusu" w:date="2018-02-06T02:20:00Z">
        <w:r>
          <w:rPr>
            <w:sz w:val="28"/>
            <w:szCs w:val="28"/>
          </w:rPr>
          <w:t xml:space="preserve">Au o sursa. Sursele trebuie indicate. Altfel e copy/paste. </w:t>
        </w:r>
      </w:ins>
    </w:p>
    <w:p w:rsidR="006C4A9F" w:rsidRDefault="006C4A9F" w:rsidP="006C4A9F">
      <w:pPr>
        <w:pStyle w:val="N"/>
        <w:numPr>
          <w:ilvl w:val="0"/>
          <w:numId w:val="7"/>
        </w:numPr>
        <w:shd w:val="clear" w:color="auto" w:fill="FFFFFF"/>
        <w:spacing w:line="240" w:lineRule="auto"/>
        <w:rPr>
          <w:ins w:id="7" w:author="Anisoara Rusu" w:date="2018-02-06T02:21:00Z"/>
          <w:sz w:val="28"/>
          <w:szCs w:val="28"/>
        </w:rPr>
        <w:pPrChange w:id="8" w:author="Anisoara Rusu" w:date="2018-02-06T02:19:00Z">
          <w:pPr>
            <w:pStyle w:val="N"/>
            <w:shd w:val="clear" w:color="auto" w:fill="FFFFFF"/>
            <w:spacing w:line="240" w:lineRule="auto"/>
            <w:ind w:firstLine="360"/>
          </w:pPr>
        </w:pPrChange>
      </w:pPr>
      <w:ins w:id="9" w:author="Anisoara Rusu" w:date="2018-02-06T02:20:00Z">
        <w:r>
          <w:rPr>
            <w:sz w:val="28"/>
            <w:szCs w:val="28"/>
          </w:rPr>
          <w:t xml:space="preserve">Nu am verificat la plagiat, dar textul trebuie sa fie unul original. </w:t>
        </w:r>
      </w:ins>
    </w:p>
    <w:p w:rsidR="006C4A9F" w:rsidRPr="0047528A" w:rsidRDefault="006C4A9F" w:rsidP="006C4A9F">
      <w:pPr>
        <w:pStyle w:val="N"/>
        <w:numPr>
          <w:ilvl w:val="0"/>
          <w:numId w:val="7"/>
        </w:numPr>
        <w:shd w:val="clear" w:color="auto" w:fill="FFFFFF"/>
        <w:spacing w:line="240" w:lineRule="auto"/>
        <w:rPr>
          <w:sz w:val="28"/>
          <w:szCs w:val="28"/>
        </w:rPr>
        <w:pPrChange w:id="10" w:author="Anisoara Rusu" w:date="2018-02-06T02:19:00Z">
          <w:pPr>
            <w:pStyle w:val="N"/>
            <w:shd w:val="clear" w:color="auto" w:fill="FFFFFF"/>
            <w:spacing w:line="240" w:lineRule="auto"/>
            <w:ind w:firstLine="360"/>
          </w:pPr>
        </w:pPrChange>
      </w:pPr>
      <w:ins w:id="11" w:author="Anisoara Rusu" w:date="2018-02-06T02:21:00Z">
        <w:r>
          <w:rPr>
            <w:sz w:val="28"/>
            <w:szCs w:val="28"/>
          </w:rPr>
          <w:t xml:space="preserve">Figurile la fel au o sursa care trebuie indicata. </w:t>
        </w:r>
      </w:ins>
    </w:p>
    <w:p w:rsidR="007F4308" w:rsidRDefault="00222C9B" w:rsidP="007F4308">
      <w:pPr>
        <w:pStyle w:val="H"/>
        <w:numPr>
          <w:ilvl w:val="0"/>
          <w:numId w:val="7"/>
        </w:numPr>
      </w:pPr>
      <w:r>
        <w:t>Descrierea domeniului de studiu</w:t>
      </w:r>
    </w:p>
    <w:p w:rsidR="00FD77B3" w:rsidRDefault="006C4A9F" w:rsidP="007B7A3B">
      <w:pPr>
        <w:pStyle w:val="AliniereaContinutului"/>
        <w:spacing w:line="240" w:lineRule="auto"/>
        <w:rPr>
          <w:sz w:val="28"/>
          <w:szCs w:val="28"/>
          <w:lang w:val="en-US"/>
        </w:rPr>
      </w:pPr>
    </w:p>
    <w:p w:rsidR="00312B67" w:rsidRPr="007B7A3B" w:rsidRDefault="00222C9B" w:rsidP="007B7A3B">
      <w:pPr>
        <w:pStyle w:val="AliniereaContinutului"/>
        <w:spacing w:line="240" w:lineRule="auto"/>
        <w:rPr>
          <w:sz w:val="28"/>
          <w:szCs w:val="28"/>
          <w:lang w:val="en-US"/>
        </w:rPr>
      </w:pPr>
      <w:r w:rsidRPr="007B7A3B">
        <w:rPr>
          <w:sz w:val="28"/>
          <w:szCs w:val="28"/>
          <w:lang w:val="en-US"/>
        </w:rPr>
        <w:t xml:space="preserve">Descrierea domeniului de studiu include explicarea și menționarea tuturor elementelor </w:t>
      </w:r>
      <w:r w:rsidR="007F4B05">
        <w:rPr>
          <w:sz w:val="28"/>
          <w:szCs w:val="28"/>
          <w:lang w:val="en-US"/>
        </w:rPr>
        <w:t xml:space="preserve">din </w:t>
      </w:r>
      <w:r w:rsidRPr="007B7A3B">
        <w:rPr>
          <w:sz w:val="28"/>
          <w:szCs w:val="28"/>
          <w:lang w:val="en-US"/>
        </w:rPr>
        <w:t>care constituie domeniul care va fi studiat. Deaceea în continuare se va mențona și explica: ce este o infrastructură, ce prevede infrastructurile de cercetare, și care anume infrastructuri de cercetare vor fi menționate, studiate, utilizate.</w:t>
      </w:r>
    </w:p>
    <w:p w:rsidR="00312B67" w:rsidRPr="007B7A3B" w:rsidRDefault="006C4A9F" w:rsidP="007B7A3B">
      <w:pPr>
        <w:pStyle w:val="AliniereaContinutului"/>
        <w:spacing w:line="240" w:lineRule="auto"/>
        <w:rPr>
          <w:sz w:val="28"/>
          <w:szCs w:val="28"/>
          <w:lang w:val="en-US"/>
        </w:rPr>
      </w:pPr>
    </w:p>
    <w:p w:rsidR="002F6A89" w:rsidRDefault="00222C9B" w:rsidP="00063FF2">
      <w:pPr>
        <w:pStyle w:val="Default"/>
        <w:ind w:firstLine="708"/>
        <w:rPr>
          <w:sz w:val="28"/>
          <w:szCs w:val="28"/>
          <w:lang w:val="en-US"/>
        </w:rPr>
      </w:pPr>
      <w:proofErr w:type="spellStart"/>
      <w:r w:rsidRPr="007B7A3B">
        <w:rPr>
          <w:sz w:val="28"/>
          <w:szCs w:val="28"/>
          <w:lang w:val="en-US"/>
        </w:rPr>
        <w:t>Infrastructura</w:t>
      </w:r>
      <w:proofErr w:type="spellEnd"/>
      <w:r w:rsidRPr="007B7A3B">
        <w:rPr>
          <w:sz w:val="28"/>
          <w:szCs w:val="28"/>
          <w:lang w:val="en-US"/>
        </w:rPr>
        <w:t xml:space="preserve"> </w:t>
      </w:r>
      <w:proofErr w:type="spellStart"/>
      <w:r w:rsidR="00832499" w:rsidRPr="00832499">
        <w:rPr>
          <w:sz w:val="28"/>
          <w:szCs w:val="28"/>
          <w:lang w:val="en-US"/>
        </w:rPr>
        <w:t>reprezintă</w:t>
      </w:r>
      <w:proofErr w:type="spellEnd"/>
      <w:r w:rsidR="00832499" w:rsidRPr="00832499">
        <w:rPr>
          <w:sz w:val="28"/>
          <w:szCs w:val="28"/>
          <w:lang w:val="en-US"/>
        </w:rPr>
        <w:t xml:space="preserve"> </w:t>
      </w:r>
      <w:proofErr w:type="spellStart"/>
      <w:r w:rsidR="00832499" w:rsidRPr="00832499">
        <w:rPr>
          <w:sz w:val="28"/>
          <w:szCs w:val="28"/>
          <w:lang w:val="en-US"/>
        </w:rPr>
        <w:t>ansamblul</w:t>
      </w:r>
      <w:proofErr w:type="spellEnd"/>
      <w:r w:rsidR="00832499" w:rsidRPr="00832499">
        <w:rPr>
          <w:sz w:val="28"/>
          <w:szCs w:val="28"/>
          <w:lang w:val="en-US"/>
        </w:rPr>
        <w:t xml:space="preserve"> </w:t>
      </w:r>
      <w:proofErr w:type="spellStart"/>
      <w:r w:rsidR="00832499" w:rsidRPr="00832499">
        <w:rPr>
          <w:sz w:val="28"/>
          <w:szCs w:val="28"/>
          <w:lang w:val="en-US"/>
        </w:rPr>
        <w:t>principiilor</w:t>
      </w:r>
      <w:proofErr w:type="spellEnd"/>
      <w:r w:rsidR="00832499" w:rsidRPr="00832499">
        <w:rPr>
          <w:sz w:val="28"/>
          <w:szCs w:val="28"/>
          <w:lang w:val="en-US"/>
        </w:rPr>
        <w:t xml:space="preserve">, </w:t>
      </w:r>
      <w:proofErr w:type="spellStart"/>
      <w:r w:rsidR="00832499" w:rsidRPr="00832499">
        <w:rPr>
          <w:sz w:val="28"/>
          <w:szCs w:val="28"/>
          <w:lang w:val="en-US"/>
        </w:rPr>
        <w:t>metodelor</w:t>
      </w:r>
      <w:proofErr w:type="spellEnd"/>
      <w:r w:rsidR="00832499" w:rsidRPr="00832499">
        <w:rPr>
          <w:sz w:val="28"/>
          <w:szCs w:val="28"/>
          <w:lang w:val="en-US"/>
        </w:rPr>
        <w:t xml:space="preserve"> </w:t>
      </w:r>
      <w:proofErr w:type="spellStart"/>
      <w:r w:rsidR="00832499" w:rsidRPr="00832499">
        <w:rPr>
          <w:sz w:val="28"/>
          <w:szCs w:val="28"/>
          <w:lang w:val="en-US"/>
        </w:rPr>
        <w:t>şi</w:t>
      </w:r>
      <w:proofErr w:type="spellEnd"/>
      <w:r w:rsidR="00832499" w:rsidRPr="00832499">
        <w:rPr>
          <w:sz w:val="28"/>
          <w:szCs w:val="28"/>
          <w:lang w:val="en-US"/>
        </w:rPr>
        <w:t xml:space="preserve"> </w:t>
      </w:r>
      <w:proofErr w:type="spellStart"/>
      <w:r w:rsidR="00832499" w:rsidRPr="00832499">
        <w:rPr>
          <w:sz w:val="28"/>
          <w:szCs w:val="28"/>
          <w:lang w:val="en-US"/>
        </w:rPr>
        <w:t>dispozitivelor</w:t>
      </w:r>
      <w:proofErr w:type="spellEnd"/>
      <w:r w:rsidR="00832499" w:rsidRPr="00832499">
        <w:rPr>
          <w:sz w:val="28"/>
          <w:szCs w:val="28"/>
          <w:lang w:val="en-US"/>
        </w:rPr>
        <w:t xml:space="preserve"> (</w:t>
      </w:r>
      <w:proofErr w:type="spellStart"/>
      <w:r w:rsidR="00832499" w:rsidRPr="00832499">
        <w:rPr>
          <w:sz w:val="28"/>
          <w:szCs w:val="28"/>
          <w:lang w:val="en-US"/>
        </w:rPr>
        <w:t>obiectelor</w:t>
      </w:r>
      <w:proofErr w:type="spellEnd"/>
      <w:r w:rsidR="00832499" w:rsidRPr="00832499">
        <w:rPr>
          <w:sz w:val="28"/>
          <w:szCs w:val="28"/>
          <w:lang w:val="en-US"/>
        </w:rPr>
        <w:t xml:space="preserve">) </w:t>
      </w:r>
      <w:proofErr w:type="spellStart"/>
      <w:r w:rsidR="00832499" w:rsidRPr="00832499">
        <w:rPr>
          <w:sz w:val="28"/>
          <w:szCs w:val="28"/>
          <w:lang w:val="en-US"/>
        </w:rPr>
        <w:t>utilizate</w:t>
      </w:r>
      <w:proofErr w:type="spellEnd"/>
      <w:r w:rsidR="00832499" w:rsidRPr="00832499">
        <w:rPr>
          <w:sz w:val="28"/>
          <w:szCs w:val="28"/>
          <w:lang w:val="en-US"/>
        </w:rPr>
        <w:t xml:space="preserve"> ca </w:t>
      </w:r>
      <w:proofErr w:type="gramStart"/>
      <w:r w:rsidR="00832499" w:rsidRPr="00832499">
        <w:rPr>
          <w:sz w:val="28"/>
          <w:szCs w:val="28"/>
          <w:lang w:val="en-US"/>
        </w:rPr>
        <w:t>un</w:t>
      </w:r>
      <w:proofErr w:type="gramEnd"/>
      <w:r w:rsidR="00832499" w:rsidRPr="00832499">
        <w:rPr>
          <w:sz w:val="28"/>
          <w:szCs w:val="28"/>
          <w:lang w:val="en-US"/>
        </w:rPr>
        <w:t xml:space="preserve"> tot </w:t>
      </w:r>
      <w:proofErr w:type="spellStart"/>
      <w:r w:rsidR="00832499" w:rsidRPr="00832499">
        <w:rPr>
          <w:sz w:val="28"/>
          <w:szCs w:val="28"/>
          <w:lang w:val="en-US"/>
        </w:rPr>
        <w:t>unitar</w:t>
      </w:r>
      <w:proofErr w:type="spellEnd"/>
      <w:r w:rsidR="00832499" w:rsidRPr="00832499">
        <w:rPr>
          <w:sz w:val="28"/>
          <w:szCs w:val="28"/>
          <w:lang w:val="en-US"/>
        </w:rPr>
        <w:t xml:space="preserve"> </w:t>
      </w:r>
      <w:proofErr w:type="spellStart"/>
      <w:r w:rsidR="00832499" w:rsidRPr="00832499">
        <w:rPr>
          <w:sz w:val="28"/>
          <w:szCs w:val="28"/>
          <w:lang w:val="en-US"/>
        </w:rPr>
        <w:t>pentru</w:t>
      </w:r>
      <w:proofErr w:type="spellEnd"/>
      <w:r w:rsidR="00832499" w:rsidRPr="00832499">
        <w:rPr>
          <w:sz w:val="28"/>
          <w:szCs w:val="28"/>
          <w:lang w:val="en-US"/>
        </w:rPr>
        <w:t xml:space="preserve"> </w:t>
      </w:r>
      <w:proofErr w:type="spellStart"/>
      <w:r w:rsidR="00832499" w:rsidRPr="00832499">
        <w:rPr>
          <w:sz w:val="28"/>
          <w:szCs w:val="28"/>
          <w:lang w:val="en-US"/>
        </w:rPr>
        <w:t>furnizarea</w:t>
      </w:r>
      <w:proofErr w:type="spellEnd"/>
      <w:r w:rsidR="00832499" w:rsidRPr="00832499">
        <w:rPr>
          <w:sz w:val="28"/>
          <w:szCs w:val="28"/>
          <w:lang w:val="en-US"/>
        </w:rPr>
        <w:t xml:space="preserve"> </w:t>
      </w:r>
      <w:proofErr w:type="spellStart"/>
      <w:r w:rsidR="00832499" w:rsidRPr="00832499">
        <w:rPr>
          <w:sz w:val="28"/>
          <w:szCs w:val="28"/>
          <w:lang w:val="en-US"/>
        </w:rPr>
        <w:t>unui</w:t>
      </w:r>
      <w:proofErr w:type="spellEnd"/>
      <w:r w:rsidR="00832499" w:rsidRPr="00832499">
        <w:rPr>
          <w:sz w:val="28"/>
          <w:szCs w:val="28"/>
          <w:lang w:val="en-US"/>
        </w:rPr>
        <w:t xml:space="preserve"> </w:t>
      </w:r>
      <w:proofErr w:type="spellStart"/>
      <w:r w:rsidR="00832499" w:rsidRPr="00832499">
        <w:rPr>
          <w:sz w:val="28"/>
          <w:szCs w:val="28"/>
          <w:lang w:val="en-US"/>
        </w:rPr>
        <w:t>serviciu</w:t>
      </w:r>
      <w:proofErr w:type="spellEnd"/>
      <w:r w:rsidR="00832499" w:rsidRPr="00832499">
        <w:rPr>
          <w:sz w:val="28"/>
          <w:szCs w:val="28"/>
          <w:lang w:val="en-US"/>
        </w:rPr>
        <w:t>.</w:t>
      </w:r>
      <w:r w:rsid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proofErr w:type="spellStart"/>
      <w:r w:rsidR="00832499" w:rsidRPr="00832499">
        <w:rPr>
          <w:sz w:val="28"/>
          <w:szCs w:val="28"/>
          <w:lang w:val="en-US"/>
        </w:rPr>
        <w:t>rutieră</w:t>
      </w:r>
      <w:proofErr w:type="spellEnd"/>
      <w:r w:rsidR="00832499" w:rsidRP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proofErr w:type="spellStart"/>
      <w:r w:rsidR="00832499" w:rsidRPr="00832499">
        <w:rPr>
          <w:sz w:val="28"/>
          <w:szCs w:val="28"/>
          <w:lang w:val="en-US"/>
        </w:rPr>
        <w:t>feroviară</w:t>
      </w:r>
      <w:proofErr w:type="spellEnd"/>
      <w:r w:rsidR="00832499" w:rsidRPr="00832499">
        <w:rPr>
          <w:sz w:val="28"/>
          <w:szCs w:val="28"/>
          <w:lang w:val="en-US"/>
        </w:rPr>
        <w:t>,</w:t>
      </w:r>
      <w:r w:rsid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r w:rsidR="00832499" w:rsidRPr="00832499">
        <w:rPr>
          <w:sz w:val="28"/>
          <w:szCs w:val="28"/>
          <w:lang w:val="en-US"/>
        </w:rPr>
        <w:t>de</w:t>
      </w:r>
      <w:r w:rsidR="00832499">
        <w:rPr>
          <w:sz w:val="28"/>
          <w:szCs w:val="28"/>
          <w:lang w:val="en-US"/>
        </w:rPr>
        <w:t xml:space="preserve"> </w:t>
      </w:r>
      <w:proofErr w:type="spellStart"/>
      <w:r w:rsidR="00832499">
        <w:rPr>
          <w:sz w:val="28"/>
          <w:szCs w:val="28"/>
          <w:lang w:val="en-US"/>
        </w:rPr>
        <w:t>c</w:t>
      </w:r>
      <w:r w:rsidR="00832499" w:rsidRPr="00832499">
        <w:rPr>
          <w:sz w:val="28"/>
          <w:szCs w:val="28"/>
          <w:lang w:val="en-US"/>
        </w:rPr>
        <w:t>omunicaţii</w:t>
      </w:r>
      <w:proofErr w:type="spellEnd"/>
      <w:r w:rsidR="00832499" w:rsidRPr="00832499">
        <w:rPr>
          <w:sz w:val="28"/>
          <w:szCs w:val="28"/>
          <w:lang w:val="en-US"/>
        </w:rPr>
        <w:t>,</w:t>
      </w:r>
      <w:r w:rsid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proofErr w:type="spellStart"/>
      <w:r w:rsidR="00832499">
        <w:rPr>
          <w:sz w:val="28"/>
          <w:szCs w:val="28"/>
          <w:lang w:val="en-US"/>
        </w:rPr>
        <w:t>informatică</w:t>
      </w:r>
      <w:proofErr w:type="spellEnd"/>
      <w:r w:rsid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r w:rsidR="00832499" w:rsidRPr="00832499">
        <w:rPr>
          <w:sz w:val="28"/>
          <w:szCs w:val="28"/>
          <w:lang w:val="en-US"/>
        </w:rPr>
        <w:t xml:space="preserve">de transport </w:t>
      </w:r>
      <w:proofErr w:type="gramStart"/>
      <w:r w:rsidR="00832499" w:rsidRPr="00832499">
        <w:rPr>
          <w:sz w:val="28"/>
          <w:szCs w:val="28"/>
          <w:lang w:val="en-US"/>
        </w:rPr>
        <w:t>a</w:t>
      </w:r>
      <w:proofErr w:type="gramEnd"/>
      <w:r w:rsidR="00832499" w:rsidRPr="00832499">
        <w:rPr>
          <w:sz w:val="28"/>
          <w:szCs w:val="28"/>
          <w:lang w:val="en-US"/>
        </w:rPr>
        <w:t xml:space="preserve"> </w:t>
      </w:r>
      <w:proofErr w:type="spellStart"/>
      <w:r w:rsidR="00832499" w:rsidRPr="00832499">
        <w:rPr>
          <w:sz w:val="28"/>
          <w:szCs w:val="28"/>
          <w:lang w:val="en-US"/>
        </w:rPr>
        <w:t>energiei</w:t>
      </w:r>
      <w:proofErr w:type="spellEnd"/>
      <w:r w:rsidR="00832499" w:rsidRPr="00832499">
        <w:rPr>
          <w:sz w:val="28"/>
          <w:szCs w:val="28"/>
          <w:lang w:val="en-US"/>
        </w:rPr>
        <w:t xml:space="preserve"> </w:t>
      </w:r>
      <w:proofErr w:type="spellStart"/>
      <w:r w:rsidR="00832499" w:rsidRPr="00832499">
        <w:rPr>
          <w:sz w:val="28"/>
          <w:szCs w:val="28"/>
          <w:lang w:val="en-US"/>
        </w:rPr>
        <w:t>electrice</w:t>
      </w:r>
      <w:proofErr w:type="spellEnd"/>
      <w:r w:rsidR="00832499" w:rsidRPr="00832499">
        <w:rPr>
          <w:sz w:val="28"/>
          <w:szCs w:val="28"/>
          <w:lang w:val="en-US"/>
        </w:rPr>
        <w:t>,</w:t>
      </w:r>
      <w:r w:rsidR="00832499">
        <w:rPr>
          <w:sz w:val="28"/>
          <w:szCs w:val="28"/>
          <w:lang w:val="en-US"/>
        </w:rPr>
        <w:t xml:space="preserve"> </w:t>
      </w:r>
      <w:proofErr w:type="spellStart"/>
      <w:r w:rsidR="00832499" w:rsidRPr="00832499">
        <w:rPr>
          <w:sz w:val="28"/>
          <w:szCs w:val="28"/>
          <w:lang w:val="en-US"/>
        </w:rPr>
        <w:t>infrastructură</w:t>
      </w:r>
      <w:proofErr w:type="spellEnd"/>
      <w:r w:rsidR="00832499">
        <w:rPr>
          <w:sz w:val="28"/>
          <w:szCs w:val="28"/>
          <w:lang w:val="en-US"/>
        </w:rPr>
        <w:t xml:space="preserve"> </w:t>
      </w:r>
      <w:r w:rsidR="00832499" w:rsidRPr="00832499">
        <w:rPr>
          <w:sz w:val="28"/>
          <w:szCs w:val="28"/>
          <w:lang w:val="en-US"/>
        </w:rPr>
        <w:t xml:space="preserve">de </w:t>
      </w:r>
      <w:proofErr w:type="spellStart"/>
      <w:r w:rsidR="00832499" w:rsidRPr="00832499">
        <w:rPr>
          <w:sz w:val="28"/>
          <w:szCs w:val="28"/>
          <w:lang w:val="en-US"/>
        </w:rPr>
        <w:t>alimentare</w:t>
      </w:r>
      <w:proofErr w:type="spellEnd"/>
      <w:r w:rsidR="00832499" w:rsidRPr="00832499">
        <w:rPr>
          <w:sz w:val="28"/>
          <w:szCs w:val="28"/>
          <w:lang w:val="en-US"/>
        </w:rPr>
        <w:t xml:space="preserve"> cu </w:t>
      </w:r>
      <w:proofErr w:type="spellStart"/>
      <w:r w:rsidR="00832499" w:rsidRPr="00832499">
        <w:rPr>
          <w:sz w:val="28"/>
          <w:szCs w:val="28"/>
          <w:lang w:val="en-US"/>
        </w:rPr>
        <w:t>apă</w:t>
      </w:r>
      <w:proofErr w:type="spellEnd"/>
      <w:r w:rsidR="00832499" w:rsidRPr="00832499">
        <w:rPr>
          <w:sz w:val="28"/>
          <w:szCs w:val="28"/>
          <w:lang w:val="en-US"/>
        </w:rPr>
        <w:t xml:space="preserve"> </w:t>
      </w:r>
      <w:proofErr w:type="spellStart"/>
      <w:r w:rsidR="00832499" w:rsidRPr="00832499">
        <w:rPr>
          <w:sz w:val="28"/>
          <w:szCs w:val="28"/>
          <w:lang w:val="en-US"/>
        </w:rPr>
        <w:t>potabilă</w:t>
      </w:r>
      <w:proofErr w:type="spellEnd"/>
      <w:r w:rsidR="00832499">
        <w:rPr>
          <w:sz w:val="28"/>
          <w:szCs w:val="28"/>
          <w:lang w:val="en-US"/>
        </w:rPr>
        <w:t xml:space="preserve">, </w:t>
      </w:r>
      <w:proofErr w:type="spellStart"/>
      <w:r w:rsidR="00832499">
        <w:rPr>
          <w:sz w:val="28"/>
          <w:szCs w:val="28"/>
          <w:lang w:val="en-US"/>
        </w:rPr>
        <w:t>infrastructura</w:t>
      </w:r>
      <w:proofErr w:type="spellEnd"/>
      <w:r w:rsidR="00832499">
        <w:rPr>
          <w:sz w:val="28"/>
          <w:szCs w:val="28"/>
          <w:lang w:val="en-US"/>
        </w:rPr>
        <w:t xml:space="preserve"> de </w:t>
      </w:r>
      <w:proofErr w:type="spellStart"/>
      <w:r w:rsidR="00832499">
        <w:rPr>
          <w:sz w:val="28"/>
          <w:szCs w:val="28"/>
          <w:lang w:val="en-US"/>
        </w:rPr>
        <w:t>cercetare</w:t>
      </w:r>
      <w:proofErr w:type="spellEnd"/>
      <w:r w:rsidR="00832499">
        <w:rPr>
          <w:sz w:val="28"/>
          <w:szCs w:val="28"/>
          <w:lang w:val="en-US"/>
        </w:rPr>
        <w:t>, etc.</w:t>
      </w:r>
      <w:r w:rsidR="007F4B05">
        <w:rPr>
          <w:sz w:val="28"/>
          <w:szCs w:val="28"/>
          <w:lang w:val="en-US"/>
        </w:rPr>
        <w:t xml:space="preserve">  </w:t>
      </w:r>
      <w:proofErr w:type="spellStart"/>
      <w:r w:rsidR="007F4B05" w:rsidRPr="007F4B05">
        <w:rPr>
          <w:sz w:val="28"/>
          <w:szCs w:val="28"/>
          <w:lang w:val="en-US"/>
        </w:rPr>
        <w:t>Codul</w:t>
      </w:r>
      <w:proofErr w:type="spellEnd"/>
      <w:r w:rsidR="007F4B05" w:rsidRPr="007F4B05">
        <w:rPr>
          <w:sz w:val="28"/>
          <w:szCs w:val="28"/>
          <w:lang w:val="en-US"/>
        </w:rPr>
        <w:t xml:space="preserve"> cu </w:t>
      </w:r>
      <w:proofErr w:type="spellStart"/>
      <w:r w:rsidR="007F4B05" w:rsidRPr="007F4B05">
        <w:rPr>
          <w:sz w:val="28"/>
          <w:szCs w:val="28"/>
          <w:lang w:val="en-US"/>
        </w:rPr>
        <w:t>privire</w:t>
      </w:r>
      <w:proofErr w:type="spellEnd"/>
      <w:r w:rsidR="007F4B05" w:rsidRPr="007F4B05">
        <w:rPr>
          <w:sz w:val="28"/>
          <w:szCs w:val="28"/>
          <w:lang w:val="en-US"/>
        </w:rPr>
        <w:t xml:space="preserve"> la </w:t>
      </w:r>
      <w:proofErr w:type="spellStart"/>
      <w:r w:rsidR="007F4B05" w:rsidRPr="007F4B05">
        <w:rPr>
          <w:sz w:val="28"/>
          <w:szCs w:val="28"/>
          <w:lang w:val="en-US"/>
        </w:rPr>
        <w:t>știință</w:t>
      </w:r>
      <w:proofErr w:type="spellEnd"/>
      <w:r w:rsidR="007F4B05" w:rsidRPr="007F4B05">
        <w:rPr>
          <w:sz w:val="28"/>
          <w:szCs w:val="28"/>
          <w:lang w:val="en-US"/>
        </w:rPr>
        <w:t xml:space="preserve"> </w:t>
      </w:r>
      <w:proofErr w:type="spellStart"/>
      <w:r w:rsidR="007F4B05" w:rsidRPr="007F4B05">
        <w:rPr>
          <w:sz w:val="28"/>
          <w:szCs w:val="28"/>
          <w:lang w:val="en-US"/>
        </w:rPr>
        <w:t>și</w:t>
      </w:r>
      <w:proofErr w:type="spellEnd"/>
      <w:r w:rsidR="007F4B05" w:rsidRPr="007F4B05">
        <w:rPr>
          <w:sz w:val="28"/>
          <w:szCs w:val="28"/>
          <w:lang w:val="en-US"/>
        </w:rPr>
        <w:t xml:space="preserve"> </w:t>
      </w:r>
      <w:proofErr w:type="spellStart"/>
      <w:r w:rsidR="007F4B05" w:rsidRPr="007F4B05">
        <w:rPr>
          <w:sz w:val="28"/>
          <w:szCs w:val="28"/>
          <w:lang w:val="en-US"/>
        </w:rPr>
        <w:t>inovare</w:t>
      </w:r>
      <w:proofErr w:type="spellEnd"/>
      <w:r w:rsidR="007F4B05" w:rsidRPr="007F4B05">
        <w:rPr>
          <w:sz w:val="28"/>
          <w:szCs w:val="28"/>
          <w:lang w:val="en-US"/>
        </w:rPr>
        <w:t xml:space="preserve">, </w:t>
      </w:r>
      <w:proofErr w:type="spellStart"/>
      <w:r w:rsidR="007F4B05" w:rsidRPr="007F4B05">
        <w:rPr>
          <w:sz w:val="28"/>
          <w:szCs w:val="28"/>
          <w:lang w:val="en-US"/>
        </w:rPr>
        <w:t>aprobat</w:t>
      </w:r>
      <w:proofErr w:type="spellEnd"/>
      <w:r w:rsidR="007F4B05" w:rsidRPr="007F4B05">
        <w:rPr>
          <w:sz w:val="28"/>
          <w:szCs w:val="28"/>
          <w:lang w:val="en-US"/>
        </w:rPr>
        <w:t xml:space="preserve"> </w:t>
      </w:r>
      <w:proofErr w:type="spellStart"/>
      <w:r w:rsidR="007F4B05" w:rsidRPr="007F4B05">
        <w:rPr>
          <w:sz w:val="28"/>
          <w:szCs w:val="28"/>
          <w:lang w:val="en-US"/>
        </w:rPr>
        <w:t>în</w:t>
      </w:r>
      <w:proofErr w:type="spellEnd"/>
      <w:r w:rsidR="007F4B05" w:rsidRPr="007F4B05">
        <w:rPr>
          <w:sz w:val="28"/>
          <w:szCs w:val="28"/>
          <w:lang w:val="en-US"/>
        </w:rPr>
        <w:t xml:space="preserve"> </w:t>
      </w:r>
      <w:proofErr w:type="spellStart"/>
      <w:r w:rsidR="007F4B05" w:rsidRPr="007F4B05">
        <w:rPr>
          <w:sz w:val="28"/>
          <w:szCs w:val="28"/>
          <w:lang w:val="en-US"/>
        </w:rPr>
        <w:t>anul</w:t>
      </w:r>
      <w:proofErr w:type="spellEnd"/>
      <w:r w:rsidR="007F4B05" w:rsidRPr="007F4B05">
        <w:rPr>
          <w:sz w:val="28"/>
          <w:szCs w:val="28"/>
          <w:lang w:val="en-US"/>
        </w:rPr>
        <w:t xml:space="preserve"> 2004, </w:t>
      </w:r>
      <w:proofErr w:type="spellStart"/>
      <w:r w:rsidR="007F4B05" w:rsidRPr="007F4B05">
        <w:rPr>
          <w:sz w:val="28"/>
          <w:szCs w:val="28"/>
          <w:lang w:val="en-US"/>
        </w:rPr>
        <w:t>califică</w:t>
      </w:r>
      <w:proofErr w:type="spellEnd"/>
      <w:r w:rsidR="007F4B05" w:rsidRPr="007F4B05">
        <w:rPr>
          <w:sz w:val="28"/>
          <w:szCs w:val="28"/>
          <w:lang w:val="en-US"/>
        </w:rPr>
        <w:t xml:space="preserve"> </w:t>
      </w:r>
      <w:proofErr w:type="spellStart"/>
      <w:r w:rsidR="007F4B05" w:rsidRPr="007F4B05">
        <w:rPr>
          <w:sz w:val="28"/>
          <w:szCs w:val="28"/>
          <w:lang w:val="en-US"/>
        </w:rPr>
        <w:t>infrastructura</w:t>
      </w:r>
      <w:proofErr w:type="spellEnd"/>
      <w:r w:rsidR="007F4B05" w:rsidRPr="007F4B05">
        <w:rPr>
          <w:sz w:val="28"/>
          <w:szCs w:val="28"/>
          <w:lang w:val="en-US"/>
        </w:rPr>
        <w:t xml:space="preserve"> </w:t>
      </w:r>
      <w:proofErr w:type="spellStart"/>
      <w:r w:rsidR="007F4B05" w:rsidRPr="007F4B05">
        <w:rPr>
          <w:sz w:val="28"/>
          <w:szCs w:val="28"/>
          <w:lang w:val="en-US"/>
        </w:rPr>
        <w:t>sferei</w:t>
      </w:r>
      <w:proofErr w:type="spellEnd"/>
      <w:r w:rsidR="007F4B05" w:rsidRPr="007F4B05">
        <w:rPr>
          <w:sz w:val="28"/>
          <w:szCs w:val="28"/>
          <w:lang w:val="en-US"/>
        </w:rPr>
        <w:t xml:space="preserve"> </w:t>
      </w:r>
      <w:proofErr w:type="spellStart"/>
      <w:r w:rsidR="007F4B05" w:rsidRPr="007F4B05">
        <w:rPr>
          <w:sz w:val="28"/>
          <w:szCs w:val="28"/>
          <w:lang w:val="en-US"/>
        </w:rPr>
        <w:t>ştiinţei</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w:t>
      </w:r>
      <w:proofErr w:type="spellStart"/>
      <w:r w:rsidR="007F4B05" w:rsidRPr="007F4B05">
        <w:rPr>
          <w:sz w:val="28"/>
          <w:szCs w:val="28"/>
          <w:lang w:val="en-US"/>
        </w:rPr>
        <w:t>ino</w:t>
      </w:r>
      <w:r w:rsidR="007F4B05" w:rsidRPr="007F4B05">
        <w:rPr>
          <w:sz w:val="28"/>
          <w:szCs w:val="28"/>
          <w:lang w:val="en-US"/>
        </w:rPr>
        <w:softHyphen/>
        <w:t>vării</w:t>
      </w:r>
      <w:proofErr w:type="spellEnd"/>
      <w:r w:rsidR="007F4B05" w:rsidRPr="007F4B05">
        <w:rPr>
          <w:sz w:val="28"/>
          <w:szCs w:val="28"/>
          <w:lang w:val="en-US"/>
        </w:rPr>
        <w:t xml:space="preserve"> ca </w:t>
      </w:r>
      <w:proofErr w:type="spellStart"/>
      <w:r w:rsidR="007F4B05" w:rsidRPr="007F4B05">
        <w:rPr>
          <w:sz w:val="28"/>
          <w:szCs w:val="28"/>
          <w:lang w:val="en-US"/>
        </w:rPr>
        <w:t>fiind</w:t>
      </w:r>
      <w:proofErr w:type="spellEnd"/>
      <w:r w:rsidR="007F4B05" w:rsidRPr="007F4B05">
        <w:rPr>
          <w:sz w:val="28"/>
          <w:szCs w:val="28"/>
          <w:lang w:val="en-US"/>
        </w:rPr>
        <w:t xml:space="preserve"> </w:t>
      </w:r>
      <w:proofErr w:type="spellStart"/>
      <w:r w:rsidR="007F4B05" w:rsidRPr="007F4B05">
        <w:rPr>
          <w:sz w:val="28"/>
          <w:szCs w:val="28"/>
          <w:lang w:val="en-US"/>
        </w:rPr>
        <w:t>totalitatea</w:t>
      </w:r>
      <w:proofErr w:type="spellEnd"/>
      <w:r w:rsidR="007F4B05" w:rsidRPr="007F4B05">
        <w:rPr>
          <w:sz w:val="28"/>
          <w:szCs w:val="28"/>
          <w:lang w:val="en-US"/>
        </w:rPr>
        <w:t xml:space="preserve"> </w:t>
      </w:r>
      <w:proofErr w:type="spellStart"/>
      <w:r w:rsidR="007F4B05" w:rsidRPr="007F4B05">
        <w:rPr>
          <w:sz w:val="28"/>
          <w:szCs w:val="28"/>
          <w:lang w:val="en-US"/>
        </w:rPr>
        <w:t>organizaţiilor</w:t>
      </w:r>
      <w:proofErr w:type="spellEnd"/>
      <w:r w:rsidR="007F4B05" w:rsidRPr="007F4B05">
        <w:rPr>
          <w:sz w:val="28"/>
          <w:szCs w:val="28"/>
          <w:lang w:val="en-US"/>
        </w:rPr>
        <w:t xml:space="preserve"> care </w:t>
      </w:r>
      <w:proofErr w:type="spellStart"/>
      <w:r w:rsidR="007F4B05" w:rsidRPr="007F4B05">
        <w:rPr>
          <w:sz w:val="28"/>
          <w:szCs w:val="28"/>
          <w:lang w:val="en-US"/>
        </w:rPr>
        <w:t>contribu</w:t>
      </w:r>
      <w:r w:rsidR="007F4B05" w:rsidRPr="007F4B05">
        <w:rPr>
          <w:sz w:val="28"/>
          <w:szCs w:val="28"/>
          <w:lang w:val="en-US"/>
        </w:rPr>
        <w:softHyphen/>
        <w:t>ie</w:t>
      </w:r>
      <w:proofErr w:type="spellEnd"/>
      <w:r w:rsidR="007F4B05" w:rsidRPr="007F4B05">
        <w:rPr>
          <w:sz w:val="28"/>
          <w:szCs w:val="28"/>
          <w:lang w:val="en-US"/>
        </w:rPr>
        <w:t xml:space="preserve"> la </w:t>
      </w:r>
      <w:proofErr w:type="spellStart"/>
      <w:r w:rsidR="007F4B05" w:rsidRPr="007F4B05">
        <w:rPr>
          <w:sz w:val="28"/>
          <w:szCs w:val="28"/>
          <w:lang w:val="en-US"/>
        </w:rPr>
        <w:t>desfăşurarea</w:t>
      </w:r>
      <w:proofErr w:type="spellEnd"/>
      <w:r w:rsidR="007F4B05" w:rsidRPr="007F4B05">
        <w:rPr>
          <w:sz w:val="28"/>
          <w:szCs w:val="28"/>
          <w:lang w:val="en-US"/>
        </w:rPr>
        <w:t xml:space="preserve"> </w:t>
      </w:r>
      <w:proofErr w:type="spellStart"/>
      <w:r w:rsidR="007F4B05" w:rsidRPr="007F4B05">
        <w:rPr>
          <w:sz w:val="28"/>
          <w:szCs w:val="28"/>
          <w:lang w:val="en-US"/>
        </w:rPr>
        <w:t>activităţii</w:t>
      </w:r>
      <w:proofErr w:type="spellEnd"/>
      <w:r w:rsidR="007F4B05" w:rsidRPr="007F4B05">
        <w:rPr>
          <w:sz w:val="28"/>
          <w:szCs w:val="28"/>
          <w:lang w:val="en-US"/>
        </w:rPr>
        <w:t xml:space="preserve"> </w:t>
      </w:r>
      <w:proofErr w:type="spellStart"/>
      <w:r w:rsidR="007F4B05" w:rsidRPr="007F4B05">
        <w:rPr>
          <w:sz w:val="28"/>
          <w:szCs w:val="28"/>
          <w:lang w:val="en-US"/>
        </w:rPr>
        <w:t>ştiinţifice</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de </w:t>
      </w:r>
      <w:proofErr w:type="spellStart"/>
      <w:r w:rsidR="007F4B05" w:rsidRPr="007F4B05">
        <w:rPr>
          <w:sz w:val="28"/>
          <w:szCs w:val="28"/>
          <w:lang w:val="en-US"/>
        </w:rPr>
        <w:t>inovare</w:t>
      </w:r>
      <w:proofErr w:type="spellEnd"/>
      <w:r w:rsidR="007F4B05" w:rsidRPr="007F4B05">
        <w:rPr>
          <w:sz w:val="28"/>
          <w:szCs w:val="28"/>
          <w:lang w:val="en-US"/>
        </w:rPr>
        <w:t xml:space="preserve">: Academia de </w:t>
      </w:r>
      <w:proofErr w:type="spellStart"/>
      <w:r w:rsidR="007F4B05" w:rsidRPr="007F4B05">
        <w:rPr>
          <w:sz w:val="28"/>
          <w:szCs w:val="28"/>
          <w:lang w:val="en-US"/>
        </w:rPr>
        <w:t>Ştiinţe</w:t>
      </w:r>
      <w:proofErr w:type="spellEnd"/>
      <w:r w:rsidR="007F4B05" w:rsidRPr="007F4B05">
        <w:rPr>
          <w:sz w:val="28"/>
          <w:szCs w:val="28"/>
          <w:lang w:val="en-US"/>
        </w:rPr>
        <w:t xml:space="preserve">, </w:t>
      </w:r>
      <w:proofErr w:type="spellStart"/>
      <w:r w:rsidR="007F4B05" w:rsidRPr="007F4B05">
        <w:rPr>
          <w:sz w:val="28"/>
          <w:szCs w:val="28"/>
          <w:lang w:val="en-US"/>
        </w:rPr>
        <w:t>alte</w:t>
      </w:r>
      <w:proofErr w:type="spellEnd"/>
      <w:r w:rsidR="007F4B05" w:rsidRPr="007F4B05">
        <w:rPr>
          <w:sz w:val="28"/>
          <w:szCs w:val="28"/>
          <w:lang w:val="en-US"/>
        </w:rPr>
        <w:t xml:space="preserve"> </w:t>
      </w:r>
      <w:proofErr w:type="spellStart"/>
      <w:r w:rsidR="007F4B05" w:rsidRPr="007F4B05">
        <w:rPr>
          <w:sz w:val="28"/>
          <w:szCs w:val="28"/>
          <w:lang w:val="en-US"/>
        </w:rPr>
        <w:t>organizaţii</w:t>
      </w:r>
      <w:proofErr w:type="spellEnd"/>
      <w:r w:rsidR="007F4B05" w:rsidRPr="007F4B05">
        <w:rPr>
          <w:sz w:val="28"/>
          <w:szCs w:val="28"/>
          <w:lang w:val="en-US"/>
        </w:rPr>
        <w:t xml:space="preserve"> din </w:t>
      </w:r>
      <w:proofErr w:type="spellStart"/>
      <w:r w:rsidR="007F4B05" w:rsidRPr="007F4B05">
        <w:rPr>
          <w:sz w:val="28"/>
          <w:szCs w:val="28"/>
          <w:lang w:val="en-US"/>
        </w:rPr>
        <w:t>sfera</w:t>
      </w:r>
      <w:proofErr w:type="spellEnd"/>
      <w:r w:rsidR="007F4B05" w:rsidRPr="007F4B05">
        <w:rPr>
          <w:sz w:val="28"/>
          <w:szCs w:val="28"/>
          <w:lang w:val="en-US"/>
        </w:rPr>
        <w:t xml:space="preserve"> </w:t>
      </w:r>
      <w:proofErr w:type="spellStart"/>
      <w:r w:rsidR="007F4B05" w:rsidRPr="007F4B05">
        <w:rPr>
          <w:sz w:val="28"/>
          <w:szCs w:val="28"/>
          <w:lang w:val="en-US"/>
        </w:rPr>
        <w:t>ştiinţei</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w:t>
      </w:r>
      <w:proofErr w:type="spellStart"/>
      <w:r w:rsidR="007F4B05" w:rsidRPr="007F4B05">
        <w:rPr>
          <w:sz w:val="28"/>
          <w:szCs w:val="28"/>
          <w:lang w:val="en-US"/>
        </w:rPr>
        <w:t>inovării</w:t>
      </w:r>
      <w:proofErr w:type="spellEnd"/>
      <w:r w:rsidR="007F4B05" w:rsidRPr="007F4B05">
        <w:rPr>
          <w:sz w:val="28"/>
          <w:szCs w:val="28"/>
          <w:lang w:val="en-US"/>
        </w:rPr>
        <w:t xml:space="preserve">, </w:t>
      </w:r>
      <w:proofErr w:type="spellStart"/>
      <w:r w:rsidR="007F4B05" w:rsidRPr="007F4B05">
        <w:rPr>
          <w:sz w:val="28"/>
          <w:szCs w:val="28"/>
          <w:lang w:val="en-US"/>
        </w:rPr>
        <w:t>instituţii</w:t>
      </w:r>
      <w:proofErr w:type="spellEnd"/>
      <w:r w:rsidR="007F4B05" w:rsidRPr="007F4B05">
        <w:rPr>
          <w:sz w:val="28"/>
          <w:szCs w:val="28"/>
          <w:lang w:val="en-US"/>
        </w:rPr>
        <w:t xml:space="preserve"> </w:t>
      </w:r>
      <w:proofErr w:type="spellStart"/>
      <w:r w:rsidR="007F4B05" w:rsidRPr="007F4B05">
        <w:rPr>
          <w:sz w:val="28"/>
          <w:szCs w:val="28"/>
          <w:lang w:val="en-US"/>
        </w:rPr>
        <w:t>financiare</w:t>
      </w:r>
      <w:proofErr w:type="spellEnd"/>
      <w:r w:rsidR="007F4B05" w:rsidRPr="007F4B05">
        <w:rPr>
          <w:sz w:val="28"/>
          <w:szCs w:val="28"/>
          <w:lang w:val="en-US"/>
        </w:rPr>
        <w:t xml:space="preserve">, </w:t>
      </w:r>
      <w:proofErr w:type="spellStart"/>
      <w:r w:rsidR="007F4B05" w:rsidRPr="007F4B05">
        <w:rPr>
          <w:sz w:val="28"/>
          <w:szCs w:val="28"/>
          <w:lang w:val="en-US"/>
        </w:rPr>
        <w:t>fonduri</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w:t>
      </w:r>
      <w:proofErr w:type="spellStart"/>
      <w:r w:rsidR="007F4B05" w:rsidRPr="007F4B05">
        <w:rPr>
          <w:sz w:val="28"/>
          <w:szCs w:val="28"/>
          <w:lang w:val="en-US"/>
        </w:rPr>
        <w:t>agenţii</w:t>
      </w:r>
      <w:proofErr w:type="spellEnd"/>
      <w:r w:rsidR="007F4B05" w:rsidRPr="007F4B05">
        <w:rPr>
          <w:sz w:val="28"/>
          <w:szCs w:val="28"/>
          <w:lang w:val="en-US"/>
        </w:rPr>
        <w:t xml:space="preserve"> de </w:t>
      </w:r>
      <w:proofErr w:type="spellStart"/>
      <w:r w:rsidR="007F4B05" w:rsidRPr="007F4B05">
        <w:rPr>
          <w:sz w:val="28"/>
          <w:szCs w:val="28"/>
          <w:lang w:val="en-US"/>
        </w:rPr>
        <w:t>susţinere</w:t>
      </w:r>
      <w:proofErr w:type="spellEnd"/>
      <w:r w:rsidR="007F4B05" w:rsidRPr="007F4B05">
        <w:rPr>
          <w:sz w:val="28"/>
          <w:szCs w:val="28"/>
          <w:lang w:val="en-US"/>
        </w:rPr>
        <w:t xml:space="preserve"> a </w:t>
      </w:r>
      <w:proofErr w:type="spellStart"/>
      <w:r w:rsidR="007F4B05" w:rsidRPr="007F4B05">
        <w:rPr>
          <w:sz w:val="28"/>
          <w:szCs w:val="28"/>
          <w:lang w:val="en-US"/>
        </w:rPr>
        <w:t>activităţii</w:t>
      </w:r>
      <w:proofErr w:type="spellEnd"/>
      <w:r w:rsidR="007F4B05" w:rsidRPr="007F4B05">
        <w:rPr>
          <w:sz w:val="28"/>
          <w:szCs w:val="28"/>
          <w:lang w:val="en-US"/>
        </w:rPr>
        <w:t xml:space="preserve"> </w:t>
      </w:r>
      <w:proofErr w:type="spellStart"/>
      <w:r w:rsidR="007F4B05" w:rsidRPr="007F4B05">
        <w:rPr>
          <w:sz w:val="28"/>
          <w:szCs w:val="28"/>
          <w:lang w:val="en-US"/>
        </w:rPr>
        <w:t>în</w:t>
      </w:r>
      <w:proofErr w:type="spellEnd"/>
      <w:r w:rsidR="007F4B05" w:rsidRPr="007F4B05">
        <w:rPr>
          <w:sz w:val="28"/>
          <w:szCs w:val="28"/>
          <w:lang w:val="en-US"/>
        </w:rPr>
        <w:t xml:space="preserve"> </w:t>
      </w:r>
      <w:proofErr w:type="spellStart"/>
      <w:r w:rsidR="007F4B05" w:rsidRPr="007F4B05">
        <w:rPr>
          <w:sz w:val="28"/>
          <w:szCs w:val="28"/>
          <w:lang w:val="en-US"/>
        </w:rPr>
        <w:t>domeniu</w:t>
      </w:r>
      <w:proofErr w:type="spellEnd"/>
      <w:r w:rsidR="007F4B05" w:rsidRPr="007F4B05">
        <w:rPr>
          <w:sz w:val="28"/>
          <w:szCs w:val="28"/>
          <w:lang w:val="en-US"/>
        </w:rPr>
        <w:t>, business-</w:t>
      </w:r>
      <w:proofErr w:type="spellStart"/>
      <w:r w:rsidR="007F4B05" w:rsidRPr="007F4B05">
        <w:rPr>
          <w:sz w:val="28"/>
          <w:szCs w:val="28"/>
          <w:lang w:val="en-US"/>
        </w:rPr>
        <w:t>incubatoa</w:t>
      </w:r>
      <w:r w:rsidR="007F4B05" w:rsidRPr="007F4B05">
        <w:rPr>
          <w:sz w:val="28"/>
          <w:szCs w:val="28"/>
          <w:lang w:val="en-US"/>
        </w:rPr>
        <w:softHyphen/>
        <w:t>re</w:t>
      </w:r>
      <w:proofErr w:type="spellEnd"/>
      <w:r w:rsidR="007F4B05" w:rsidRPr="007F4B05">
        <w:rPr>
          <w:sz w:val="28"/>
          <w:szCs w:val="28"/>
          <w:lang w:val="en-US"/>
        </w:rPr>
        <w:t xml:space="preserve">, </w:t>
      </w:r>
      <w:proofErr w:type="spellStart"/>
      <w:r w:rsidR="007F4B05" w:rsidRPr="007F4B05">
        <w:rPr>
          <w:sz w:val="28"/>
          <w:szCs w:val="28"/>
          <w:lang w:val="en-US"/>
        </w:rPr>
        <w:t>parcuri</w:t>
      </w:r>
      <w:proofErr w:type="spellEnd"/>
      <w:r w:rsidR="007F4B05" w:rsidRPr="007F4B05">
        <w:rPr>
          <w:sz w:val="28"/>
          <w:szCs w:val="28"/>
          <w:lang w:val="en-US"/>
        </w:rPr>
        <w:t xml:space="preserve"> de </w:t>
      </w:r>
      <w:proofErr w:type="spellStart"/>
      <w:r w:rsidR="007F4B05" w:rsidRPr="007F4B05">
        <w:rPr>
          <w:sz w:val="28"/>
          <w:szCs w:val="28"/>
          <w:lang w:val="en-US"/>
        </w:rPr>
        <w:t>inovare</w:t>
      </w:r>
      <w:proofErr w:type="spellEnd"/>
      <w:r w:rsidR="007F4B05" w:rsidRPr="007F4B05">
        <w:rPr>
          <w:sz w:val="28"/>
          <w:szCs w:val="28"/>
          <w:lang w:val="en-US"/>
        </w:rPr>
        <w:t xml:space="preserve"> (</w:t>
      </w:r>
      <w:proofErr w:type="spellStart"/>
      <w:r w:rsidR="007F4B05" w:rsidRPr="007F4B05">
        <w:rPr>
          <w:sz w:val="28"/>
          <w:szCs w:val="28"/>
          <w:lang w:val="en-US"/>
        </w:rPr>
        <w:t>ştiinţifice</w:t>
      </w:r>
      <w:proofErr w:type="spellEnd"/>
      <w:r w:rsidR="007F4B05" w:rsidRPr="007F4B05">
        <w:rPr>
          <w:sz w:val="28"/>
          <w:szCs w:val="28"/>
          <w:lang w:val="en-US"/>
        </w:rPr>
        <w:t xml:space="preserve">, </w:t>
      </w:r>
      <w:proofErr w:type="spellStart"/>
      <w:r w:rsidR="007F4B05" w:rsidRPr="007F4B05">
        <w:rPr>
          <w:sz w:val="28"/>
          <w:szCs w:val="28"/>
          <w:lang w:val="en-US"/>
        </w:rPr>
        <w:t>tehnico-ştiinţifice</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w:t>
      </w:r>
      <w:proofErr w:type="spellStart"/>
      <w:r w:rsidR="007F4B05" w:rsidRPr="007F4B05">
        <w:rPr>
          <w:sz w:val="28"/>
          <w:szCs w:val="28"/>
          <w:lang w:val="en-US"/>
        </w:rPr>
        <w:t>tehnologice</w:t>
      </w:r>
      <w:proofErr w:type="spellEnd"/>
      <w:r w:rsidR="007F4B05" w:rsidRPr="007F4B05">
        <w:rPr>
          <w:sz w:val="28"/>
          <w:szCs w:val="28"/>
          <w:lang w:val="en-US"/>
        </w:rPr>
        <w:t xml:space="preserve">), </w:t>
      </w:r>
      <w:proofErr w:type="spellStart"/>
      <w:r w:rsidR="007F4B05" w:rsidRPr="007F4B05">
        <w:rPr>
          <w:sz w:val="28"/>
          <w:szCs w:val="28"/>
          <w:lang w:val="en-US"/>
        </w:rPr>
        <w:t>întreprinderi</w:t>
      </w:r>
      <w:proofErr w:type="spellEnd"/>
      <w:r w:rsidR="007F4B05" w:rsidRPr="007F4B05">
        <w:rPr>
          <w:sz w:val="28"/>
          <w:szCs w:val="28"/>
          <w:lang w:val="en-US"/>
        </w:rPr>
        <w:t xml:space="preserve"> </w:t>
      </w:r>
      <w:proofErr w:type="spellStart"/>
      <w:r w:rsidR="007F4B05" w:rsidRPr="007F4B05">
        <w:rPr>
          <w:sz w:val="28"/>
          <w:szCs w:val="28"/>
          <w:lang w:val="en-US"/>
        </w:rPr>
        <w:t>şi</w:t>
      </w:r>
      <w:proofErr w:type="spellEnd"/>
      <w:r w:rsidR="007F4B05" w:rsidRPr="007F4B05">
        <w:rPr>
          <w:sz w:val="28"/>
          <w:szCs w:val="28"/>
          <w:lang w:val="en-US"/>
        </w:rPr>
        <w:t xml:space="preserve"> </w:t>
      </w:r>
      <w:proofErr w:type="spellStart"/>
      <w:r w:rsidR="007F4B05" w:rsidRPr="007F4B05">
        <w:rPr>
          <w:sz w:val="28"/>
          <w:szCs w:val="28"/>
          <w:lang w:val="en-US"/>
        </w:rPr>
        <w:t>alte</w:t>
      </w:r>
      <w:proofErr w:type="spellEnd"/>
      <w:r w:rsidR="007F4B05" w:rsidRPr="007F4B05">
        <w:rPr>
          <w:sz w:val="28"/>
          <w:szCs w:val="28"/>
          <w:lang w:val="en-US"/>
        </w:rPr>
        <w:t xml:space="preserve"> </w:t>
      </w:r>
      <w:proofErr w:type="spellStart"/>
      <w:r w:rsidR="007F4B05" w:rsidRPr="007F4B05">
        <w:rPr>
          <w:sz w:val="28"/>
          <w:szCs w:val="28"/>
          <w:lang w:val="en-US"/>
        </w:rPr>
        <w:t>organizaţ</w:t>
      </w:r>
      <w:r w:rsidR="007F4B05">
        <w:rPr>
          <w:sz w:val="28"/>
          <w:szCs w:val="28"/>
          <w:lang w:val="en-US"/>
        </w:rPr>
        <w:t>ii</w:t>
      </w:r>
      <w:proofErr w:type="spellEnd"/>
      <w:r w:rsidR="007F4B05">
        <w:rPr>
          <w:sz w:val="28"/>
          <w:szCs w:val="28"/>
          <w:lang w:val="en-US"/>
        </w:rPr>
        <w:t xml:space="preserve"> </w:t>
      </w:r>
      <w:proofErr w:type="spellStart"/>
      <w:r w:rsidR="007F4B05">
        <w:rPr>
          <w:sz w:val="28"/>
          <w:szCs w:val="28"/>
          <w:lang w:val="en-US"/>
        </w:rPr>
        <w:t>speciali</w:t>
      </w:r>
      <w:r w:rsidR="007F4B05">
        <w:rPr>
          <w:sz w:val="28"/>
          <w:szCs w:val="28"/>
          <w:lang w:val="en-US"/>
        </w:rPr>
        <w:softHyphen/>
        <w:t>zate</w:t>
      </w:r>
      <w:proofErr w:type="spellEnd"/>
      <w:r w:rsidR="007F4B05" w:rsidRPr="007F4B05">
        <w:rPr>
          <w:sz w:val="28"/>
          <w:szCs w:val="28"/>
          <w:lang w:val="en-US"/>
        </w:rPr>
        <w:t>.</w:t>
      </w:r>
    </w:p>
    <w:p w:rsidR="007F4B05" w:rsidRDefault="007F4B05" w:rsidP="007F4B05">
      <w:pPr>
        <w:autoSpaceDE w:val="0"/>
        <w:autoSpaceDN w:val="0"/>
        <w:adjustRightInd w:val="0"/>
        <w:rPr>
          <w:rFonts w:ascii="Minion Pro" w:hAnsi="Minion Pro" w:cs="Minion Pro"/>
          <w:color w:val="000000"/>
          <w:sz w:val="24"/>
          <w:szCs w:val="24"/>
          <w:lang w:val="ro-RO"/>
        </w:rPr>
      </w:pPr>
    </w:p>
    <w:p w:rsidR="009322CC" w:rsidRDefault="009322CC">
      <w:pPr>
        <w:rPr>
          <w:rFonts w:ascii="Times New Roman" w:hAnsi="Times New Roman"/>
          <w:b/>
          <w:i/>
          <w:color w:val="000000"/>
          <w:sz w:val="28"/>
          <w:szCs w:val="28"/>
          <w:lang w:val="en-US" w:eastAsia="en-US"/>
        </w:rPr>
      </w:pPr>
      <w:r>
        <w:rPr>
          <w:rFonts w:ascii="Times New Roman" w:hAnsi="Times New Roman"/>
          <w:b/>
          <w:i/>
          <w:color w:val="000000"/>
          <w:sz w:val="28"/>
          <w:szCs w:val="28"/>
          <w:lang w:val="en-US" w:eastAsia="en-US"/>
        </w:rPr>
        <w:br w:type="page"/>
      </w:r>
    </w:p>
    <w:p w:rsidR="009322CC" w:rsidRDefault="009322CC" w:rsidP="009322CC">
      <w:pPr>
        <w:autoSpaceDE w:val="0"/>
        <w:autoSpaceDN w:val="0"/>
        <w:adjustRightInd w:val="0"/>
        <w:ind w:firstLine="708"/>
        <w:rPr>
          <w:rFonts w:ascii="Times New Roman" w:hAnsi="Times New Roman"/>
          <w:color w:val="000000"/>
          <w:sz w:val="28"/>
          <w:szCs w:val="28"/>
          <w:lang w:val="en-US" w:eastAsia="en-US"/>
        </w:rPr>
      </w:pPr>
      <w:proofErr w:type="spellStart"/>
      <w:r w:rsidRPr="009322CC">
        <w:rPr>
          <w:rFonts w:ascii="Times New Roman" w:hAnsi="Times New Roman"/>
          <w:b/>
          <w:i/>
          <w:color w:val="000000"/>
          <w:sz w:val="28"/>
          <w:szCs w:val="28"/>
          <w:lang w:val="en-US" w:eastAsia="en-US"/>
        </w:rPr>
        <w:lastRenderedPageBreak/>
        <w:t>Principalele</w:t>
      </w:r>
      <w:proofErr w:type="spellEnd"/>
      <w:r w:rsidRPr="009322CC">
        <w:rPr>
          <w:rFonts w:ascii="Times New Roman" w:hAnsi="Times New Roman"/>
          <w:b/>
          <w:i/>
          <w:color w:val="000000"/>
          <w:sz w:val="28"/>
          <w:szCs w:val="28"/>
          <w:lang w:val="en-US" w:eastAsia="en-US"/>
        </w:rPr>
        <w:t xml:space="preserve"> </w:t>
      </w:r>
      <w:proofErr w:type="spellStart"/>
      <w:r w:rsidRPr="009322CC">
        <w:rPr>
          <w:rFonts w:ascii="Times New Roman" w:hAnsi="Times New Roman"/>
          <w:b/>
          <w:i/>
          <w:color w:val="000000"/>
          <w:sz w:val="28"/>
          <w:szCs w:val="28"/>
          <w:lang w:val="en-US" w:eastAsia="en-US"/>
        </w:rPr>
        <w:t>caracteristici</w:t>
      </w:r>
      <w:proofErr w:type="spellEnd"/>
      <w:r w:rsidRPr="009322CC">
        <w:rPr>
          <w:rFonts w:ascii="Times New Roman" w:hAnsi="Times New Roman"/>
          <w:b/>
          <w:i/>
          <w:color w:val="000000"/>
          <w:sz w:val="28"/>
          <w:szCs w:val="28"/>
          <w:lang w:val="en-US" w:eastAsia="en-US"/>
        </w:rPr>
        <w:t xml:space="preserve"> ale CERIF</w:t>
      </w:r>
      <w:r w:rsidRPr="009322CC">
        <w:rPr>
          <w:rFonts w:ascii="Times New Roman" w:hAnsi="Times New Roman"/>
          <w:b/>
          <w:i/>
          <w:color w:val="000000"/>
          <w:sz w:val="28"/>
          <w:szCs w:val="28"/>
          <w:lang w:val="en-US" w:eastAsia="en-US"/>
        </w:rPr>
        <w:br/>
      </w:r>
      <w:r w:rsidRPr="009322CC">
        <w:rPr>
          <w:rFonts w:ascii="Times New Roman" w:hAnsi="Times New Roman"/>
          <w:color w:val="000000"/>
          <w:sz w:val="28"/>
          <w:szCs w:val="28"/>
          <w:lang w:val="en-US" w:eastAsia="en-US"/>
        </w:rPr>
        <w:br/>
        <w:t xml:space="preserve">CERIF ((the Common European Research Information Format) </w:t>
      </w:r>
      <w:proofErr w:type="spellStart"/>
      <w:r w:rsidRPr="009322CC">
        <w:rPr>
          <w:rFonts w:ascii="Times New Roman" w:hAnsi="Times New Roman"/>
          <w:color w:val="000000"/>
          <w:sz w:val="28"/>
          <w:szCs w:val="28"/>
          <w:lang w:val="en-US" w:eastAsia="en-US"/>
        </w:rPr>
        <w:t>Formularul</w:t>
      </w:r>
      <w:proofErr w:type="spellEnd"/>
      <w:r w:rsidRPr="009322CC">
        <w:rPr>
          <w:rFonts w:ascii="Times New Roman" w:hAnsi="Times New Roman"/>
          <w:color w:val="000000"/>
          <w:sz w:val="28"/>
          <w:szCs w:val="28"/>
          <w:lang w:val="en-US" w:eastAsia="en-US"/>
        </w:rPr>
        <w:t xml:space="preserve"> </w:t>
      </w:r>
      <w:proofErr w:type="spellStart"/>
      <w:proofErr w:type="gramStart"/>
      <w:r w:rsidRPr="009322CC">
        <w:rPr>
          <w:rFonts w:ascii="Times New Roman" w:hAnsi="Times New Roman"/>
          <w:color w:val="000000"/>
          <w:sz w:val="28"/>
          <w:szCs w:val="28"/>
          <w:lang w:val="en-US" w:eastAsia="en-US"/>
        </w:rPr>
        <w:t>european</w:t>
      </w:r>
      <w:proofErr w:type="spellEnd"/>
      <w:proofErr w:type="gramEnd"/>
      <w:r w:rsidRPr="009322CC">
        <w:rPr>
          <w:rFonts w:ascii="Times New Roman" w:hAnsi="Times New Roman"/>
          <w:color w:val="000000"/>
          <w:sz w:val="28"/>
          <w:szCs w:val="28"/>
          <w:lang w:val="en-US" w:eastAsia="en-US"/>
        </w:rPr>
        <w:t xml:space="preserve"> </w:t>
      </w:r>
      <w:proofErr w:type="spellStart"/>
      <w:r w:rsidRPr="009322CC">
        <w:rPr>
          <w:rFonts w:ascii="Times New Roman" w:hAnsi="Times New Roman"/>
          <w:color w:val="000000"/>
          <w:sz w:val="28"/>
          <w:szCs w:val="28"/>
          <w:lang w:val="en-US" w:eastAsia="en-US"/>
        </w:rPr>
        <w:t>comun</w:t>
      </w:r>
      <w:proofErr w:type="spellEnd"/>
      <w:r w:rsidRPr="009322CC">
        <w:rPr>
          <w:rFonts w:ascii="Times New Roman" w:hAnsi="Times New Roman"/>
          <w:color w:val="000000"/>
          <w:sz w:val="28"/>
          <w:szCs w:val="28"/>
          <w:lang w:val="en-US" w:eastAsia="en-US"/>
        </w:rPr>
        <w:t xml:space="preserve"> de </w:t>
      </w:r>
      <w:proofErr w:type="spellStart"/>
      <w:r w:rsidRPr="009322CC">
        <w:rPr>
          <w:rFonts w:ascii="Times New Roman" w:hAnsi="Times New Roman"/>
          <w:color w:val="000000"/>
          <w:sz w:val="28"/>
          <w:szCs w:val="28"/>
          <w:lang w:val="en-US" w:eastAsia="en-US"/>
        </w:rPr>
        <w:t>cercetare</w:t>
      </w:r>
      <w:proofErr w:type="spellEnd"/>
      <w:r w:rsidRPr="009322CC">
        <w:rPr>
          <w:rFonts w:ascii="Times New Roman" w:hAnsi="Times New Roman"/>
          <w:color w:val="000000"/>
          <w:sz w:val="28"/>
          <w:szCs w:val="28"/>
          <w:lang w:val="en-US" w:eastAsia="en-US"/>
        </w:rPr>
        <w:t xml:space="preserve">) </w:t>
      </w:r>
      <w:proofErr w:type="spellStart"/>
      <w:r w:rsidRPr="009322CC">
        <w:rPr>
          <w:rFonts w:ascii="Times New Roman" w:hAnsi="Times New Roman"/>
          <w:color w:val="000000"/>
          <w:sz w:val="28"/>
          <w:szCs w:val="28"/>
          <w:lang w:val="en-US" w:eastAsia="en-US"/>
        </w:rPr>
        <w:t>este</w:t>
      </w:r>
      <w:proofErr w:type="spellEnd"/>
      <w:r w:rsidRPr="009322CC">
        <w:rPr>
          <w:rFonts w:ascii="Times New Roman" w:hAnsi="Times New Roman"/>
          <w:color w:val="000000"/>
          <w:sz w:val="28"/>
          <w:szCs w:val="28"/>
          <w:lang w:val="en-US" w:eastAsia="en-US"/>
        </w:rPr>
        <w:t>:</w:t>
      </w:r>
    </w:p>
    <w:p w:rsidR="009322CC" w:rsidRDefault="009322CC" w:rsidP="007F4B05">
      <w:pPr>
        <w:autoSpaceDE w:val="0"/>
        <w:autoSpaceDN w:val="0"/>
        <w:adjustRightInd w:val="0"/>
        <w:rPr>
          <w:rFonts w:ascii="Times New Roman" w:hAnsi="Times New Roman"/>
          <w:color w:val="000000"/>
          <w:sz w:val="28"/>
          <w:szCs w:val="28"/>
          <w:lang w:val="en-US" w:eastAsia="en-US"/>
        </w:rPr>
      </w:pPr>
    </w:p>
    <w:p w:rsidR="009322CC" w:rsidRDefault="009322CC" w:rsidP="00E671A7">
      <w:pPr>
        <w:pStyle w:val="ListParagraph"/>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 xml:space="preserve">Un concept </w:t>
      </w:r>
      <w:proofErr w:type="spellStart"/>
      <w:r w:rsidRPr="009322CC">
        <w:rPr>
          <w:color w:val="000000"/>
          <w:sz w:val="28"/>
          <w:szCs w:val="28"/>
          <w:lang w:val="en-US" w:eastAsia="en-US"/>
        </w:rPr>
        <w:t>despre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entitățile</w:t>
      </w:r>
      <w:proofErr w:type="spellEnd"/>
      <w:r w:rsidRPr="009322CC">
        <w:rPr>
          <w:color w:val="000000"/>
          <w:sz w:val="28"/>
          <w:szCs w:val="28"/>
          <w:lang w:val="en-US" w:eastAsia="en-US"/>
        </w:rPr>
        <w:t xml:space="preserve"> de </w:t>
      </w:r>
      <w:proofErr w:type="spellStart"/>
      <w:r w:rsidRPr="009322CC">
        <w:rPr>
          <w:color w:val="000000"/>
          <w:sz w:val="28"/>
          <w:szCs w:val="28"/>
          <w:lang w:val="en-US" w:eastAsia="en-US"/>
        </w:rPr>
        <w:t>cercetare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și</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relațiile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acestora</w:t>
      </w:r>
      <w:proofErr w:type="spellEnd"/>
      <w:r w:rsidRPr="009322CC">
        <w:rPr>
          <w:color w:val="000000"/>
          <w:sz w:val="28"/>
          <w:szCs w:val="28"/>
          <w:lang w:val="en-US" w:eastAsia="en-US"/>
        </w:rPr>
        <w:t xml:space="preserve"> - </w:t>
      </w:r>
      <w:proofErr w:type="spellStart"/>
      <w:r w:rsidRPr="009322CC">
        <w:rPr>
          <w:color w:val="000000"/>
          <w:sz w:val="28"/>
          <w:szCs w:val="28"/>
          <w:lang w:val="en-US" w:eastAsia="en-US"/>
        </w:rPr>
        <w:t>Specificație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nivel</w:t>
      </w:r>
      <w:proofErr w:type="spellEnd"/>
      <w:r w:rsidRPr="009322CC">
        <w:rPr>
          <w:color w:val="000000"/>
          <w:sz w:val="28"/>
          <w:szCs w:val="28"/>
          <w:lang w:val="en-US" w:eastAsia="en-US"/>
        </w:rPr>
        <w:t xml:space="preserve"> conceptual)</w:t>
      </w:r>
    </w:p>
    <w:p w:rsidR="009322CC" w:rsidRDefault="009322CC" w:rsidP="00E671A7">
      <w:pPr>
        <w:pStyle w:val="ListParagraph"/>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 xml:space="preserve">O </w:t>
      </w:r>
      <w:proofErr w:type="spellStart"/>
      <w:r w:rsidRPr="009322CC">
        <w:rPr>
          <w:color w:val="000000"/>
          <w:sz w:val="28"/>
          <w:szCs w:val="28"/>
          <w:lang w:val="en-US" w:eastAsia="en-US"/>
        </w:rPr>
        <w:t>descriere</w:t>
      </w:r>
      <w:proofErr w:type="spellEnd"/>
      <w:r w:rsidRPr="009322CC">
        <w:rPr>
          <w:color w:val="000000"/>
          <w:sz w:val="28"/>
          <w:szCs w:val="28"/>
          <w:lang w:val="en-US" w:eastAsia="en-US"/>
        </w:rPr>
        <w:t xml:space="preserve"> a </w:t>
      </w:r>
      <w:proofErr w:type="spellStart"/>
      <w:r w:rsidRPr="009322CC">
        <w:rPr>
          <w:color w:val="000000"/>
          <w:sz w:val="28"/>
          <w:szCs w:val="28"/>
          <w:lang w:val="en-US" w:eastAsia="en-US"/>
        </w:rPr>
        <w:t>entităților</w:t>
      </w:r>
      <w:proofErr w:type="spellEnd"/>
      <w:r w:rsidRPr="009322CC">
        <w:rPr>
          <w:color w:val="000000"/>
          <w:sz w:val="28"/>
          <w:szCs w:val="28"/>
          <w:lang w:val="en-US" w:eastAsia="en-US"/>
        </w:rPr>
        <w:t xml:space="preserve"> de </w:t>
      </w:r>
      <w:proofErr w:type="spellStart"/>
      <w:r w:rsidRPr="009322CC">
        <w:rPr>
          <w:color w:val="000000"/>
          <w:sz w:val="28"/>
          <w:szCs w:val="28"/>
          <w:lang w:val="en-US" w:eastAsia="en-US"/>
        </w:rPr>
        <w:t>cercetare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și</w:t>
      </w:r>
      <w:proofErr w:type="spellEnd"/>
      <w:r w:rsidRPr="009322CC">
        <w:rPr>
          <w:color w:val="000000"/>
          <w:sz w:val="28"/>
          <w:szCs w:val="28"/>
          <w:lang w:val="en-US" w:eastAsia="en-US"/>
        </w:rPr>
        <w:t xml:space="preserve"> a </w:t>
      </w:r>
      <w:proofErr w:type="spellStart"/>
      <w:r w:rsidRPr="009322CC">
        <w:rPr>
          <w:color w:val="000000"/>
          <w:sz w:val="28"/>
          <w:szCs w:val="28"/>
          <w:lang w:val="en-US" w:eastAsia="en-US"/>
        </w:rPr>
        <w:t>relațiilor</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acestora</w:t>
      </w:r>
      <w:proofErr w:type="spellEnd"/>
      <w:r w:rsidRPr="009322CC">
        <w:rPr>
          <w:color w:val="000000"/>
          <w:sz w:val="28"/>
          <w:szCs w:val="28"/>
          <w:lang w:val="en-US" w:eastAsia="en-US"/>
        </w:rPr>
        <w:t xml:space="preserve"> - Model (Logical Level)</w:t>
      </w:r>
    </w:p>
    <w:p w:rsidR="009322CC" w:rsidRDefault="009322CC" w:rsidP="00E671A7">
      <w:pPr>
        <w:pStyle w:val="ListParagraph"/>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 xml:space="preserve">O </w:t>
      </w:r>
      <w:proofErr w:type="spellStart"/>
      <w:r w:rsidRPr="009322CC">
        <w:rPr>
          <w:color w:val="000000"/>
          <w:sz w:val="28"/>
          <w:szCs w:val="28"/>
          <w:lang w:val="en-US" w:eastAsia="en-US"/>
        </w:rPr>
        <w:t>formalizare</w:t>
      </w:r>
      <w:proofErr w:type="spellEnd"/>
      <w:r w:rsidRPr="009322CC">
        <w:rPr>
          <w:color w:val="000000"/>
          <w:sz w:val="28"/>
          <w:szCs w:val="28"/>
          <w:lang w:val="en-US" w:eastAsia="en-US"/>
        </w:rPr>
        <w:t xml:space="preserve"> a </w:t>
      </w:r>
      <w:proofErr w:type="spellStart"/>
      <w:r w:rsidRPr="009322CC">
        <w:rPr>
          <w:color w:val="000000"/>
          <w:sz w:val="28"/>
          <w:szCs w:val="28"/>
          <w:lang w:val="en-US" w:eastAsia="en-US"/>
        </w:rPr>
        <w:t>entităților</w:t>
      </w:r>
      <w:proofErr w:type="spellEnd"/>
      <w:r w:rsidRPr="009322CC">
        <w:rPr>
          <w:color w:val="000000"/>
          <w:sz w:val="28"/>
          <w:szCs w:val="28"/>
          <w:lang w:val="en-US" w:eastAsia="en-US"/>
        </w:rPr>
        <w:t xml:space="preserve"> de </w:t>
      </w:r>
      <w:proofErr w:type="spellStart"/>
      <w:r w:rsidRPr="009322CC">
        <w:rPr>
          <w:color w:val="000000"/>
          <w:sz w:val="28"/>
          <w:szCs w:val="28"/>
          <w:lang w:val="en-US" w:eastAsia="en-US"/>
        </w:rPr>
        <w:t>cercetare</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și</w:t>
      </w:r>
      <w:proofErr w:type="spellEnd"/>
      <w:r w:rsidRPr="009322CC">
        <w:rPr>
          <w:color w:val="000000"/>
          <w:sz w:val="28"/>
          <w:szCs w:val="28"/>
          <w:lang w:val="en-US" w:eastAsia="en-US"/>
        </w:rPr>
        <w:t xml:space="preserve"> a </w:t>
      </w:r>
      <w:proofErr w:type="spellStart"/>
      <w:r w:rsidRPr="009322CC">
        <w:rPr>
          <w:color w:val="000000"/>
          <w:sz w:val="28"/>
          <w:szCs w:val="28"/>
          <w:lang w:val="en-US" w:eastAsia="en-US"/>
        </w:rPr>
        <w:t>relațiilor</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acestora</w:t>
      </w:r>
      <w:proofErr w:type="spellEnd"/>
      <w:r w:rsidRPr="009322CC">
        <w:rPr>
          <w:color w:val="000000"/>
          <w:sz w:val="28"/>
          <w:szCs w:val="28"/>
          <w:lang w:val="en-US" w:eastAsia="en-US"/>
        </w:rPr>
        <w:t xml:space="preserve"> - </w:t>
      </w:r>
      <w:proofErr w:type="spellStart"/>
      <w:r w:rsidRPr="009322CC">
        <w:rPr>
          <w:color w:val="000000"/>
          <w:sz w:val="28"/>
          <w:szCs w:val="28"/>
          <w:lang w:val="en-US" w:eastAsia="en-US"/>
        </w:rPr>
        <w:t>Scripturi</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baze</w:t>
      </w:r>
      <w:proofErr w:type="spellEnd"/>
      <w:r w:rsidRPr="009322CC">
        <w:rPr>
          <w:color w:val="000000"/>
          <w:sz w:val="28"/>
          <w:szCs w:val="28"/>
          <w:lang w:val="en-US" w:eastAsia="en-US"/>
        </w:rPr>
        <w:t xml:space="preserve"> de date (</w:t>
      </w:r>
      <w:proofErr w:type="spellStart"/>
      <w:r w:rsidRPr="009322CC">
        <w:rPr>
          <w:color w:val="000000"/>
          <w:sz w:val="28"/>
          <w:szCs w:val="28"/>
          <w:lang w:val="en-US" w:eastAsia="en-US"/>
        </w:rPr>
        <w:t>nivel</w:t>
      </w:r>
      <w:proofErr w:type="spellEnd"/>
      <w:r w:rsidRPr="009322CC">
        <w:rPr>
          <w:color w:val="000000"/>
          <w:sz w:val="28"/>
          <w:szCs w:val="28"/>
          <w:lang w:val="en-US" w:eastAsia="en-US"/>
        </w:rPr>
        <w:t xml:space="preserve"> </w:t>
      </w:r>
      <w:proofErr w:type="spellStart"/>
      <w:r w:rsidRPr="009322CC">
        <w:rPr>
          <w:color w:val="000000"/>
          <w:sz w:val="28"/>
          <w:szCs w:val="28"/>
          <w:lang w:val="en-US" w:eastAsia="en-US"/>
        </w:rPr>
        <w:t>fizic</w:t>
      </w:r>
      <w:proofErr w:type="spellEnd"/>
      <w:r w:rsidRPr="009322CC">
        <w:rPr>
          <w:color w:val="000000"/>
          <w:sz w:val="28"/>
          <w:szCs w:val="28"/>
          <w:lang w:val="en-US" w:eastAsia="en-US"/>
        </w:rPr>
        <w:t>)</w:t>
      </w:r>
    </w:p>
    <w:p w:rsid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p>
    <w:p w:rsidR="00E671A7" w:rsidRP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proofErr w:type="spellStart"/>
      <w:proofErr w:type="gramStart"/>
      <w:r w:rsidRPr="00E671A7">
        <w:rPr>
          <w:rFonts w:ascii="Times New Roman" w:hAnsi="Times New Roman"/>
          <w:color w:val="000000"/>
          <w:sz w:val="28"/>
          <w:szCs w:val="28"/>
          <w:lang w:val="en-US" w:eastAsia="en-US"/>
        </w:rPr>
        <w:t>Acestea</w:t>
      </w:r>
      <w:proofErr w:type="spellEnd"/>
      <w:r>
        <w:rPr>
          <w:rFonts w:ascii="Times New Roman" w:hAnsi="Times New Roman"/>
          <w:color w:val="000000"/>
          <w:sz w:val="28"/>
          <w:szCs w:val="28"/>
          <w:lang w:val="en-US" w:eastAsia="en-US"/>
        </w:rPr>
        <w:t xml:space="preserve"> schematic </w:t>
      </w:r>
      <w:proofErr w:type="spellStart"/>
      <w:r>
        <w:rPr>
          <w:rFonts w:ascii="Times New Roman" w:hAnsi="Times New Roman"/>
          <w:color w:val="000000"/>
          <w:sz w:val="28"/>
          <w:szCs w:val="28"/>
          <w:lang w:val="en-US" w:eastAsia="en-US"/>
        </w:rPr>
        <w:t>fiind</w:t>
      </w:r>
      <w:proofErr w:type="spellEnd"/>
      <w:r>
        <w:rPr>
          <w:rFonts w:ascii="Times New Roman" w:hAnsi="Times New Roman"/>
          <w:color w:val="000000"/>
          <w:sz w:val="28"/>
          <w:szCs w:val="28"/>
          <w:lang w:val="en-US" w:eastAsia="en-US"/>
        </w:rPr>
        <w:t xml:space="preserve"> </w:t>
      </w:r>
      <w:proofErr w:type="spellStart"/>
      <w:r>
        <w:rPr>
          <w:rFonts w:ascii="Times New Roman" w:hAnsi="Times New Roman"/>
          <w:color w:val="000000"/>
          <w:sz w:val="28"/>
          <w:szCs w:val="28"/>
          <w:lang w:val="en-US" w:eastAsia="en-US"/>
        </w:rPr>
        <w:t>reprezentate</w:t>
      </w:r>
      <w:proofErr w:type="spellEnd"/>
      <w:r>
        <w:rPr>
          <w:rFonts w:ascii="Times New Roman" w:hAnsi="Times New Roman"/>
          <w:color w:val="000000"/>
          <w:sz w:val="28"/>
          <w:szCs w:val="28"/>
          <w:lang w:val="en-US" w:eastAsia="en-US"/>
        </w:rPr>
        <w:t xml:space="preserve"> </w:t>
      </w:r>
      <w:proofErr w:type="spellStart"/>
      <w:r>
        <w:rPr>
          <w:rFonts w:ascii="Times New Roman" w:hAnsi="Times New Roman"/>
          <w:color w:val="000000"/>
          <w:sz w:val="28"/>
          <w:szCs w:val="28"/>
          <w:lang w:val="en-US" w:eastAsia="en-US"/>
        </w:rPr>
        <w:t>în</w:t>
      </w:r>
      <w:proofErr w:type="spellEnd"/>
      <w:r>
        <w:rPr>
          <w:rFonts w:ascii="Times New Roman" w:hAnsi="Times New Roman"/>
          <w:color w:val="000000"/>
          <w:sz w:val="28"/>
          <w:szCs w:val="28"/>
          <w:lang w:val="en-US" w:eastAsia="en-US"/>
        </w:rPr>
        <w:t xml:space="preserve"> </w:t>
      </w:r>
      <w:proofErr w:type="spellStart"/>
      <w:r>
        <w:rPr>
          <w:rFonts w:ascii="Times New Roman" w:hAnsi="Times New Roman"/>
          <w:color w:val="000000"/>
          <w:sz w:val="28"/>
          <w:szCs w:val="28"/>
          <w:lang w:val="en-US" w:eastAsia="en-US"/>
        </w:rPr>
        <w:t>figura</w:t>
      </w:r>
      <w:proofErr w:type="spellEnd"/>
      <w:r>
        <w:rPr>
          <w:rFonts w:ascii="Times New Roman" w:hAnsi="Times New Roman"/>
          <w:color w:val="000000"/>
          <w:sz w:val="28"/>
          <w:szCs w:val="28"/>
          <w:lang w:val="en-US" w:eastAsia="en-US"/>
        </w:rPr>
        <w:t xml:space="preserve"> 1.1.</w:t>
      </w:r>
      <w:proofErr w:type="gramEnd"/>
    </w:p>
    <w:p w:rsidR="009322CC" w:rsidRDefault="009322CC" w:rsidP="009322CC">
      <w:pPr>
        <w:autoSpaceDE w:val="0"/>
        <w:autoSpaceDN w:val="0"/>
        <w:adjustRightInd w:val="0"/>
        <w:jc w:val="center"/>
        <w:rPr>
          <w:rFonts w:ascii="Minion Pro" w:hAnsi="Minion Pro" w:cs="Minion Pro"/>
          <w:color w:val="000000"/>
          <w:sz w:val="24"/>
          <w:szCs w:val="24"/>
          <w:lang w:val="ro-RO"/>
        </w:rPr>
      </w:pPr>
      <w:r>
        <w:rPr>
          <w:noProof/>
          <w:lang w:val="de-DE" w:eastAsia="de-DE"/>
        </w:rPr>
        <w:drawing>
          <wp:inline distT="0" distB="0" distL="0" distR="0">
            <wp:extent cx="6397999" cy="3981450"/>
            <wp:effectExtent l="0" t="0" r="3175" b="0"/>
            <wp:docPr id="3" name="Рисунок 3" descr="https://www.eurocris.org/sites/default/files/images/CER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urocris.org/sites/default/files/images/CERIF.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4078" cy="3985233"/>
                    </a:xfrm>
                    <a:prstGeom prst="rect">
                      <a:avLst/>
                    </a:prstGeom>
                    <a:noFill/>
                    <a:ln>
                      <a:noFill/>
                    </a:ln>
                  </pic:spPr>
                </pic:pic>
              </a:graphicData>
            </a:graphic>
          </wp:inline>
        </w:drawing>
      </w:r>
    </w:p>
    <w:p w:rsidR="00E671A7" w:rsidRPr="006C4A9F" w:rsidRDefault="00E671A7" w:rsidP="00E671A7">
      <w:pPr>
        <w:pStyle w:val="AliniereaContinutului"/>
        <w:spacing w:line="240" w:lineRule="auto"/>
        <w:ind w:firstLine="0"/>
        <w:jc w:val="center"/>
        <w:rPr>
          <w:sz w:val="28"/>
          <w:szCs w:val="28"/>
        </w:rPr>
      </w:pPr>
      <w:r w:rsidRPr="006C4A9F">
        <w:rPr>
          <w:sz w:val="28"/>
          <w:szCs w:val="28"/>
        </w:rPr>
        <w:t xml:space="preserve">Figura 1.1 – </w:t>
      </w:r>
      <w:r w:rsidR="00CF1A93" w:rsidRPr="006C4A9F">
        <w:rPr>
          <w:sz w:val="28"/>
          <w:szCs w:val="28"/>
        </w:rPr>
        <w:t>Entitățile și relațiile lor (vedere abstractă)</w:t>
      </w:r>
    </w:p>
    <w:p w:rsidR="00E671A7" w:rsidRDefault="00E671A7" w:rsidP="007F4B05">
      <w:pPr>
        <w:autoSpaceDE w:val="0"/>
        <w:autoSpaceDN w:val="0"/>
        <w:adjustRightInd w:val="0"/>
        <w:rPr>
          <w:rFonts w:ascii="Minion Pro" w:hAnsi="Minion Pro" w:cs="Minion Pro"/>
          <w:color w:val="000000"/>
          <w:sz w:val="24"/>
          <w:szCs w:val="24"/>
          <w:lang w:val="ro-RO"/>
        </w:rPr>
      </w:pPr>
    </w:p>
    <w:p w:rsidR="0072040B" w:rsidRPr="006C4A9F" w:rsidRDefault="00E671A7" w:rsidP="007F4B05">
      <w:pPr>
        <w:autoSpaceDE w:val="0"/>
        <w:autoSpaceDN w:val="0"/>
        <w:adjustRightInd w:val="0"/>
        <w:rPr>
          <w:rFonts w:ascii="Times New Roman" w:hAnsi="Times New Roman"/>
          <w:color w:val="000000"/>
          <w:sz w:val="28"/>
          <w:szCs w:val="28"/>
          <w:lang w:val="ro-RO" w:eastAsia="en-US"/>
        </w:rPr>
      </w:pPr>
      <w:r w:rsidRPr="006C4A9F">
        <w:rPr>
          <w:rFonts w:ascii="Times New Roman" w:hAnsi="Times New Roman"/>
          <w:color w:val="000000"/>
          <w:sz w:val="28"/>
          <w:szCs w:val="28"/>
          <w:lang w:val="ro-RO" w:eastAsia="en-US"/>
        </w:rPr>
        <w:tab/>
      </w:r>
      <w:r w:rsidR="0072040B" w:rsidRPr="006C4A9F">
        <w:rPr>
          <w:rFonts w:ascii="Times New Roman" w:hAnsi="Times New Roman"/>
          <w:color w:val="000000"/>
          <w:sz w:val="28"/>
          <w:szCs w:val="28"/>
          <w:lang w:val="ro-RO" w:eastAsia="en-US"/>
        </w:rPr>
        <w:t>Modelul de date (data-centric) permite o reprezentare (metadate) a entităților de cercetare, activitățile / interconexiunile (cercetarea) și rezultatele lor, precum și flexibilitatea ridicată cu relațiile formale (semantice) accesul și schimbul de informații de cercetare și sprijină transferul de cunoștințe către factorii de decizie, evaluarea cercetării, manageri de cercetare, strategi, cercetători, editori și publicul larg.</w:t>
      </w:r>
    </w:p>
    <w:p w:rsidR="0072040B" w:rsidRPr="006C4A9F" w:rsidRDefault="0072040B" w:rsidP="007F4B05">
      <w:pPr>
        <w:autoSpaceDE w:val="0"/>
        <w:autoSpaceDN w:val="0"/>
        <w:adjustRightInd w:val="0"/>
        <w:rPr>
          <w:rFonts w:ascii="Times New Roman" w:hAnsi="Times New Roman"/>
          <w:color w:val="000000"/>
          <w:sz w:val="28"/>
          <w:szCs w:val="28"/>
          <w:lang w:val="ro-RO"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6C4A9F">
        <w:rPr>
          <w:rFonts w:ascii="Times New Roman" w:hAnsi="Times New Roman"/>
          <w:color w:val="000000"/>
          <w:sz w:val="28"/>
          <w:szCs w:val="28"/>
          <w:lang w:val="ro-RO" w:eastAsia="en-US"/>
        </w:rPr>
        <w:t xml:space="preserve">Un CRIS poate fi implementat cu ajutorul unui subset sau superset al întregului model CERIF pentru proiecte, persoane, organizații, publicații, brevete, produse, servicii și facilități (în special echipament) cu relații bazate pe roluri și temporare. </w:t>
      </w:r>
      <w:proofErr w:type="spellStart"/>
      <w:r w:rsidRPr="0072040B">
        <w:rPr>
          <w:rFonts w:ascii="Times New Roman" w:hAnsi="Times New Roman"/>
          <w:color w:val="000000"/>
          <w:sz w:val="28"/>
          <w:szCs w:val="28"/>
          <w:lang w:val="en-US" w:eastAsia="en-US"/>
        </w:rPr>
        <w:t>Avantajele</w:t>
      </w:r>
      <w:proofErr w:type="spellEnd"/>
      <w:r w:rsidRPr="0072040B">
        <w:rPr>
          <w:rFonts w:ascii="Times New Roman" w:hAnsi="Times New Roman"/>
          <w:color w:val="000000"/>
          <w:sz w:val="28"/>
          <w:szCs w:val="28"/>
          <w:lang w:val="en-US" w:eastAsia="en-US"/>
        </w:rPr>
        <w:t xml:space="preserve"> CERIF </w:t>
      </w:r>
      <w:proofErr w:type="spellStart"/>
      <w:r w:rsidRPr="0072040B">
        <w:rPr>
          <w:rFonts w:ascii="Times New Roman" w:hAnsi="Times New Roman"/>
          <w:color w:val="000000"/>
          <w:sz w:val="28"/>
          <w:szCs w:val="28"/>
          <w:lang w:val="en-US" w:eastAsia="en-US"/>
        </w:rPr>
        <w:t>sunt</w:t>
      </w:r>
      <w:proofErr w:type="spellEnd"/>
      <w:r w:rsidRPr="0072040B">
        <w:rPr>
          <w:rFonts w:ascii="Times New Roman" w:hAnsi="Times New Roman"/>
          <w:color w:val="000000"/>
          <w:sz w:val="28"/>
          <w:szCs w:val="28"/>
          <w:lang w:val="en-US" w:eastAsia="en-US"/>
        </w:rPr>
        <w:t>: ​​</w:t>
      </w:r>
      <w:proofErr w:type="spellStart"/>
      <w:r w:rsidRPr="0072040B">
        <w:rPr>
          <w:rFonts w:ascii="Times New Roman" w:hAnsi="Times New Roman"/>
          <w:color w:val="000000"/>
          <w:sz w:val="28"/>
          <w:szCs w:val="28"/>
          <w:lang w:val="en-US" w:eastAsia="en-US"/>
        </w:rPr>
        <w:t>arhitectura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neutră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modelul</w:t>
      </w:r>
      <w:proofErr w:type="spellEnd"/>
      <w:r w:rsidRPr="0072040B">
        <w:rPr>
          <w:rFonts w:ascii="Times New Roman" w:hAnsi="Times New Roman"/>
          <w:color w:val="000000"/>
          <w:sz w:val="28"/>
          <w:szCs w:val="28"/>
          <w:lang w:val="en-US" w:eastAsia="en-US"/>
        </w:rPr>
        <w:t xml:space="preserve"> de date </w:t>
      </w:r>
      <w:proofErr w:type="spellStart"/>
      <w:r w:rsidRPr="0072040B">
        <w:rPr>
          <w:rFonts w:ascii="Times New Roman" w:hAnsi="Times New Roman"/>
          <w:color w:val="000000"/>
          <w:sz w:val="28"/>
          <w:szCs w:val="28"/>
          <w:lang w:val="en-US" w:eastAsia="en-US"/>
        </w:rPr>
        <w:t>poate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fi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implementat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relațional</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orientat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lastRenderedPageBreak/>
        <w:t>obiecte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recuperare</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informații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inclusiv</w:t>
      </w:r>
      <w:proofErr w:type="spellEnd"/>
      <w:r w:rsidRPr="0072040B">
        <w:rPr>
          <w:rFonts w:ascii="Times New Roman" w:hAnsi="Times New Roman"/>
          <w:color w:val="000000"/>
          <w:sz w:val="28"/>
          <w:szCs w:val="28"/>
          <w:lang w:val="en-US" w:eastAsia="en-US"/>
        </w:rPr>
        <w:t xml:space="preserve"> WWW)]; </w:t>
      </w:r>
      <w:proofErr w:type="spellStart"/>
      <w:r w:rsidRPr="0072040B">
        <w:rPr>
          <w:rFonts w:ascii="Times New Roman" w:hAnsi="Times New Roman"/>
          <w:color w:val="000000"/>
          <w:sz w:val="28"/>
          <w:szCs w:val="28"/>
          <w:lang w:val="en-US" w:eastAsia="en-US"/>
        </w:rPr>
        <w:t>modelul</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proces</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poate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fi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implementat</w:t>
      </w:r>
      <w:proofErr w:type="spellEnd"/>
      <w:r w:rsidRPr="0072040B">
        <w:rPr>
          <w:rFonts w:ascii="Times New Roman" w:hAnsi="Times New Roman"/>
          <w:color w:val="000000"/>
          <w:sz w:val="28"/>
          <w:szCs w:val="28"/>
          <w:lang w:val="en-US" w:eastAsia="en-US"/>
        </w:rPr>
        <w:t xml:space="preserve"> [DBMS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interogare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centralizată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sau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distribuită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interogare</w:t>
      </w:r>
      <w:proofErr w:type="spellEnd"/>
      <w:r w:rsidRPr="0072040B">
        <w:rPr>
          <w:rFonts w:ascii="Times New Roman" w:hAnsi="Times New Roman"/>
          <w:color w:val="000000"/>
          <w:sz w:val="28"/>
          <w:szCs w:val="28"/>
          <w:lang w:val="en-US" w:eastAsia="en-US"/>
        </w:rPr>
        <w:t xml:space="preserve"> HTML / </w:t>
      </w:r>
      <w:proofErr w:type="spellStart"/>
      <w:r w:rsidRPr="0072040B">
        <w:rPr>
          <w:rFonts w:ascii="Times New Roman" w:hAnsi="Times New Roman"/>
          <w:color w:val="000000"/>
          <w:sz w:val="28"/>
          <w:szCs w:val="28"/>
          <w:lang w:val="en-US" w:eastAsia="en-US"/>
        </w:rPr>
        <w:t>recoltare</w:t>
      </w:r>
      <w:proofErr w:type="spellEnd"/>
      <w:r w:rsidRPr="0072040B">
        <w:rPr>
          <w:rFonts w:ascii="Times New Roman" w:hAnsi="Times New Roman"/>
          <w:color w:val="000000"/>
          <w:sz w:val="28"/>
          <w:szCs w:val="28"/>
          <w:lang w:val="en-US" w:eastAsia="en-US"/>
        </w:rPr>
        <w:t xml:space="preserve"> / </w:t>
      </w:r>
      <w:proofErr w:type="spellStart"/>
      <w:r w:rsidRPr="0072040B">
        <w:rPr>
          <w:rFonts w:ascii="Times New Roman" w:hAnsi="Times New Roman"/>
          <w:color w:val="000000"/>
          <w:sz w:val="28"/>
          <w:szCs w:val="28"/>
          <w:lang w:val="en-US" w:eastAsia="en-US"/>
        </w:rPr>
        <w:t>interogare</w:t>
      </w:r>
      <w:proofErr w:type="spellEnd"/>
      <w:r w:rsidRPr="0072040B">
        <w:rPr>
          <w:rFonts w:ascii="Times New Roman" w:hAnsi="Times New Roman"/>
          <w:color w:val="000000"/>
          <w:sz w:val="28"/>
          <w:szCs w:val="28"/>
          <w:lang w:val="en-US" w:eastAsia="en-US"/>
        </w:rPr>
        <w:t xml:space="preserve"> IR, </w:t>
      </w:r>
      <w:proofErr w:type="spellStart"/>
      <w:r w:rsidRPr="0072040B">
        <w:rPr>
          <w:rFonts w:ascii="Times New Roman" w:hAnsi="Times New Roman"/>
          <w:color w:val="000000"/>
          <w:sz w:val="28"/>
          <w:szCs w:val="28"/>
          <w:lang w:val="en-US" w:eastAsia="en-US"/>
        </w:rPr>
        <w:t>tehnologie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avansată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bazată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cunoaștere</w:t>
      </w:r>
      <w:proofErr w:type="spellEnd"/>
      <w:r w:rsidRPr="0072040B">
        <w:rPr>
          <w:rFonts w:ascii="Times New Roman" w:hAnsi="Times New Roman"/>
          <w:color w:val="000000"/>
          <w:sz w:val="28"/>
          <w:szCs w:val="28"/>
          <w:lang w:val="en-US" w:eastAsia="en-US"/>
        </w:rPr>
        <w:t>].</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roofErr w:type="gramStart"/>
      <w:r w:rsidRPr="0072040B">
        <w:rPr>
          <w:rFonts w:ascii="Times New Roman" w:hAnsi="Times New Roman"/>
          <w:color w:val="000000"/>
          <w:sz w:val="28"/>
          <w:szCs w:val="28"/>
          <w:lang w:val="en-US" w:eastAsia="en-US"/>
        </w:rPr>
        <w:t xml:space="preserve">Dar </w:t>
      </w:r>
      <w:proofErr w:type="spellStart"/>
      <w:r w:rsidRPr="0072040B">
        <w:rPr>
          <w:rFonts w:ascii="Times New Roman" w:hAnsi="Times New Roman"/>
          <w:color w:val="000000"/>
          <w:sz w:val="28"/>
          <w:szCs w:val="28"/>
          <w:lang w:val="en-US" w:eastAsia="en-US"/>
        </w:rPr>
        <w:t>interoperația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necesită</w:t>
      </w:r>
      <w:proofErr w:type="spellEnd"/>
      <w:r w:rsidRPr="0072040B">
        <w:rPr>
          <w:rFonts w:ascii="Times New Roman" w:hAnsi="Times New Roman"/>
          <w:color w:val="000000"/>
          <w:sz w:val="28"/>
          <w:szCs w:val="28"/>
          <w:lang w:val="en-US" w:eastAsia="en-US"/>
        </w:rPr>
        <w:t xml:space="preserve"> o </w:t>
      </w:r>
      <w:proofErr w:type="spellStart"/>
      <w:r w:rsidRPr="0072040B">
        <w:rPr>
          <w:rFonts w:ascii="Times New Roman" w:hAnsi="Times New Roman"/>
          <w:color w:val="000000"/>
          <w:sz w:val="28"/>
          <w:szCs w:val="28"/>
          <w:lang w:val="en-US" w:eastAsia="en-US"/>
        </w:rPr>
        <w:t>schemă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structurată</w:t>
      </w:r>
      <w:proofErr w:type="spellEnd"/>
      <w:r w:rsidRPr="0072040B">
        <w:rPr>
          <w:rFonts w:ascii="Times New Roman" w:hAnsi="Times New Roman"/>
          <w:color w:val="000000"/>
          <w:sz w:val="28"/>
          <w:szCs w:val="28"/>
          <w:lang w:val="en-US" w:eastAsia="en-US"/>
        </w:rPr>
        <w:t>.</w:t>
      </w:r>
      <w:proofErr w:type="gram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Astăzi</w:t>
      </w:r>
      <w:proofErr w:type="spellEnd"/>
      <w:r w:rsidRPr="0072040B">
        <w:rPr>
          <w:rFonts w:ascii="Times New Roman" w:hAnsi="Times New Roman"/>
          <w:color w:val="000000"/>
          <w:sz w:val="28"/>
          <w:szCs w:val="28"/>
          <w:lang w:val="en-US" w:eastAsia="en-US"/>
        </w:rPr>
        <w:t xml:space="preserve">, CERIF </w:t>
      </w:r>
      <w:proofErr w:type="spellStart"/>
      <w:r w:rsidRPr="0072040B">
        <w:rPr>
          <w:rFonts w:ascii="Times New Roman" w:hAnsi="Times New Roman"/>
          <w:color w:val="000000"/>
          <w:sz w:val="28"/>
          <w:szCs w:val="28"/>
          <w:lang w:val="en-US" w:eastAsia="en-US"/>
        </w:rPr>
        <w:t>este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folosit</w:t>
      </w:r>
      <w:proofErr w:type="spellEnd"/>
      <w:r w:rsidRPr="0072040B">
        <w:rPr>
          <w:rFonts w:ascii="Times New Roman" w:hAnsi="Times New Roman"/>
          <w:color w:val="000000"/>
          <w:sz w:val="28"/>
          <w:szCs w:val="28"/>
          <w:lang w:val="en-US" w:eastAsia="en-US"/>
        </w:rPr>
        <w:t xml:space="preserve"> ca model </w:t>
      </w:r>
      <w:proofErr w:type="spellStart"/>
      <w:r w:rsidRPr="0072040B">
        <w:rPr>
          <w:rFonts w:ascii="Times New Roman" w:hAnsi="Times New Roman"/>
          <w:color w:val="000000"/>
          <w:sz w:val="28"/>
          <w:szCs w:val="28"/>
          <w:lang w:val="en-US" w:eastAsia="en-US"/>
        </w:rPr>
        <w:t>pentru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implementarea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unui</w:t>
      </w:r>
      <w:proofErr w:type="spellEnd"/>
      <w:r w:rsidRPr="0072040B">
        <w:rPr>
          <w:rFonts w:ascii="Times New Roman" w:hAnsi="Times New Roman"/>
          <w:color w:val="000000"/>
          <w:sz w:val="28"/>
          <w:szCs w:val="28"/>
          <w:lang w:val="en-US" w:eastAsia="en-US"/>
        </w:rPr>
        <w:t xml:space="preserve"> CRIS independent (</w:t>
      </w:r>
      <w:proofErr w:type="spellStart"/>
      <w:r w:rsidRPr="0072040B">
        <w:rPr>
          <w:rFonts w:ascii="Times New Roman" w:hAnsi="Times New Roman"/>
          <w:color w:val="000000"/>
          <w:sz w:val="28"/>
          <w:szCs w:val="28"/>
          <w:lang w:val="en-US" w:eastAsia="en-US"/>
        </w:rPr>
        <w:t>dar</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este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pregătit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pentru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interoperare</w:t>
      </w:r>
      <w:proofErr w:type="spellEnd"/>
      <w:r w:rsidRPr="0072040B">
        <w:rPr>
          <w:rFonts w:ascii="Times New Roman" w:hAnsi="Times New Roman"/>
          <w:color w:val="000000"/>
          <w:sz w:val="28"/>
          <w:szCs w:val="28"/>
          <w:lang w:val="en-US" w:eastAsia="en-US"/>
        </w:rPr>
        <w:t xml:space="preserve">), ca model </w:t>
      </w:r>
      <w:proofErr w:type="spellStart"/>
      <w:r w:rsidRPr="0072040B">
        <w:rPr>
          <w:rFonts w:ascii="Times New Roman" w:hAnsi="Times New Roman"/>
          <w:color w:val="000000"/>
          <w:sz w:val="28"/>
          <w:szCs w:val="28"/>
          <w:lang w:val="en-US" w:eastAsia="en-US"/>
        </w:rPr>
        <w:t>pentru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definirea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învelișului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în</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jurul</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unui</w:t>
      </w:r>
      <w:proofErr w:type="spellEnd"/>
      <w:r w:rsidRPr="0072040B">
        <w:rPr>
          <w:rFonts w:ascii="Times New Roman" w:hAnsi="Times New Roman"/>
          <w:color w:val="000000"/>
          <w:sz w:val="28"/>
          <w:szCs w:val="28"/>
          <w:lang w:val="en-US" w:eastAsia="en-US"/>
        </w:rPr>
        <w:t xml:space="preserve"> CRIS </w:t>
      </w:r>
      <w:proofErr w:type="spellStart"/>
      <w:r w:rsidRPr="0072040B">
        <w:rPr>
          <w:rFonts w:ascii="Times New Roman" w:hAnsi="Times New Roman"/>
          <w:color w:val="000000"/>
          <w:sz w:val="28"/>
          <w:szCs w:val="28"/>
          <w:lang w:val="en-US" w:eastAsia="en-US"/>
        </w:rPr>
        <w:t>nesfârșit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pentru</w:t>
      </w:r>
      <w:proofErr w:type="spellEnd"/>
      <w:r w:rsidRPr="0072040B">
        <w:rPr>
          <w:rFonts w:ascii="Times New Roman" w:hAnsi="Times New Roman"/>
          <w:color w:val="000000"/>
          <w:sz w:val="28"/>
          <w:szCs w:val="28"/>
          <w:lang w:val="en-US" w:eastAsia="en-US"/>
        </w:rPr>
        <w:t xml:space="preserve"> a </w:t>
      </w:r>
      <w:proofErr w:type="spellStart"/>
      <w:r w:rsidRPr="0072040B">
        <w:rPr>
          <w:rFonts w:ascii="Times New Roman" w:hAnsi="Times New Roman"/>
          <w:color w:val="000000"/>
          <w:sz w:val="28"/>
          <w:szCs w:val="28"/>
          <w:lang w:val="en-US" w:eastAsia="en-US"/>
        </w:rPr>
        <w:t>permite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accesul</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omogen</w:t>
      </w:r>
      <w:proofErr w:type="spellEnd"/>
      <w:r w:rsidRPr="0072040B">
        <w:rPr>
          <w:rFonts w:ascii="Times New Roman" w:hAnsi="Times New Roman"/>
          <w:color w:val="000000"/>
          <w:sz w:val="28"/>
          <w:szCs w:val="28"/>
          <w:lang w:val="en-US" w:eastAsia="en-US"/>
        </w:rPr>
        <w:t xml:space="preserve"> la </w:t>
      </w:r>
      <w:proofErr w:type="spellStart"/>
      <w:r w:rsidRPr="0072040B">
        <w:rPr>
          <w:rFonts w:ascii="Times New Roman" w:hAnsi="Times New Roman"/>
          <w:color w:val="000000"/>
          <w:sz w:val="28"/>
          <w:szCs w:val="28"/>
          <w:lang w:val="en-US" w:eastAsia="en-US"/>
        </w:rPr>
        <w:t>sisteme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eterogene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ca o </w:t>
      </w:r>
      <w:proofErr w:type="spellStart"/>
      <w:r w:rsidRPr="0072040B">
        <w:rPr>
          <w:rFonts w:ascii="Times New Roman" w:hAnsi="Times New Roman"/>
          <w:color w:val="000000"/>
          <w:sz w:val="28"/>
          <w:szCs w:val="28"/>
          <w:lang w:val="en-US" w:eastAsia="en-US"/>
        </w:rPr>
        <w:t>definiție</w:t>
      </w:r>
      <w:proofErr w:type="spellEnd"/>
      <w:r w:rsidRPr="0072040B">
        <w:rPr>
          <w:rFonts w:ascii="Times New Roman" w:hAnsi="Times New Roman"/>
          <w:color w:val="000000"/>
          <w:sz w:val="28"/>
          <w:szCs w:val="28"/>
          <w:lang w:val="en-US" w:eastAsia="en-US"/>
        </w:rPr>
        <w:t xml:space="preserve"> a </w:t>
      </w:r>
      <w:proofErr w:type="spellStart"/>
      <w:r w:rsidRPr="0072040B">
        <w:rPr>
          <w:rFonts w:ascii="Times New Roman" w:hAnsi="Times New Roman"/>
          <w:color w:val="000000"/>
          <w:sz w:val="28"/>
          <w:szCs w:val="28"/>
          <w:lang w:val="en-US" w:eastAsia="en-US"/>
        </w:rPr>
        <w:t>unui</w:t>
      </w:r>
      <w:proofErr w:type="spellEnd"/>
      <w:r w:rsidRPr="0072040B">
        <w:rPr>
          <w:rFonts w:ascii="Times New Roman" w:hAnsi="Times New Roman"/>
          <w:color w:val="000000"/>
          <w:sz w:val="28"/>
          <w:szCs w:val="28"/>
          <w:lang w:val="en-US" w:eastAsia="en-US"/>
        </w:rPr>
        <w:t xml:space="preserve"> format de </w:t>
      </w:r>
      <w:proofErr w:type="spellStart"/>
      <w:r w:rsidRPr="0072040B">
        <w:rPr>
          <w:rFonts w:ascii="Times New Roman" w:hAnsi="Times New Roman"/>
          <w:color w:val="000000"/>
          <w:sz w:val="28"/>
          <w:szCs w:val="28"/>
          <w:lang w:val="en-US" w:eastAsia="en-US"/>
        </w:rPr>
        <w:t>schimb</w:t>
      </w:r>
      <w:proofErr w:type="spellEnd"/>
      <w:r w:rsidRPr="0072040B">
        <w:rPr>
          <w:rFonts w:ascii="Times New Roman" w:hAnsi="Times New Roman"/>
          <w:color w:val="000000"/>
          <w:sz w:val="28"/>
          <w:szCs w:val="28"/>
          <w:lang w:val="en-US" w:eastAsia="en-US"/>
        </w:rPr>
        <w:t xml:space="preserve"> de date </w:t>
      </w:r>
      <w:proofErr w:type="spellStart"/>
      <w:r w:rsidRPr="0072040B">
        <w:rPr>
          <w:rFonts w:ascii="Times New Roman" w:hAnsi="Times New Roman"/>
          <w:color w:val="000000"/>
          <w:sz w:val="28"/>
          <w:szCs w:val="28"/>
          <w:lang w:val="en-US" w:eastAsia="en-US"/>
        </w:rPr>
        <w:t>crearea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unui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depozit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comun</w:t>
      </w:r>
      <w:proofErr w:type="spellEnd"/>
      <w:r w:rsidRPr="0072040B">
        <w:rPr>
          <w:rFonts w:ascii="Times New Roman" w:hAnsi="Times New Roman"/>
          <w:color w:val="000000"/>
          <w:sz w:val="28"/>
          <w:szCs w:val="28"/>
          <w:lang w:val="en-US" w:eastAsia="en-US"/>
        </w:rPr>
        <w:t xml:space="preserve"> de date din </w:t>
      </w:r>
      <w:proofErr w:type="spellStart"/>
      <w:r w:rsidRPr="0072040B">
        <w:rPr>
          <w:rFonts w:ascii="Times New Roman" w:hAnsi="Times New Roman"/>
          <w:color w:val="000000"/>
          <w:sz w:val="28"/>
          <w:szCs w:val="28"/>
          <w:lang w:val="en-US" w:eastAsia="en-US"/>
        </w:rPr>
        <w:t>mai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multe</w:t>
      </w:r>
      <w:proofErr w:type="spellEnd"/>
      <w:r w:rsidRPr="0072040B">
        <w:rPr>
          <w:rFonts w:ascii="Times New Roman" w:hAnsi="Times New Roman"/>
          <w:color w:val="000000"/>
          <w:sz w:val="28"/>
          <w:szCs w:val="28"/>
          <w:lang w:val="en-US" w:eastAsia="en-US"/>
        </w:rPr>
        <w:t xml:space="preserve"> CRIS.</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E671A7" w:rsidRPr="0072040B" w:rsidRDefault="0072040B" w:rsidP="0072040B">
      <w:pPr>
        <w:autoSpaceDE w:val="0"/>
        <w:autoSpaceDN w:val="0"/>
        <w:adjustRightInd w:val="0"/>
        <w:ind w:firstLine="708"/>
        <w:rPr>
          <w:rFonts w:ascii="Times New Roman" w:hAnsi="Times New Roman"/>
          <w:color w:val="000000"/>
          <w:sz w:val="28"/>
          <w:szCs w:val="28"/>
          <w:lang w:val="en-US" w:eastAsia="en-US"/>
        </w:rPr>
      </w:pPr>
      <w:proofErr w:type="spellStart"/>
      <w:r w:rsidRPr="0072040B">
        <w:rPr>
          <w:rFonts w:ascii="Times New Roman" w:hAnsi="Times New Roman"/>
          <w:color w:val="000000"/>
          <w:sz w:val="28"/>
          <w:szCs w:val="28"/>
          <w:lang w:val="en-US" w:eastAsia="en-US"/>
        </w:rPr>
        <w:t>După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predarea</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custodiei</w:t>
      </w:r>
      <w:proofErr w:type="spellEnd"/>
      <w:r w:rsidRPr="0072040B">
        <w:rPr>
          <w:rFonts w:ascii="Times New Roman" w:hAnsi="Times New Roman"/>
          <w:color w:val="000000"/>
          <w:sz w:val="28"/>
          <w:szCs w:val="28"/>
          <w:lang w:val="en-US" w:eastAsia="en-US"/>
        </w:rPr>
        <w:t xml:space="preserve"> CERIF la </w:t>
      </w:r>
      <w:proofErr w:type="spellStart"/>
      <w:r w:rsidRPr="0072040B">
        <w:rPr>
          <w:rFonts w:ascii="Times New Roman" w:hAnsi="Times New Roman"/>
          <w:color w:val="000000"/>
          <w:sz w:val="28"/>
          <w:szCs w:val="28"/>
          <w:lang w:val="en-US" w:eastAsia="en-US"/>
        </w:rPr>
        <w:t>EuroCRIS</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în</w:t>
      </w:r>
      <w:proofErr w:type="spellEnd"/>
      <w:r w:rsidRPr="0072040B">
        <w:rPr>
          <w:rFonts w:ascii="Times New Roman" w:hAnsi="Times New Roman"/>
          <w:color w:val="000000"/>
          <w:sz w:val="28"/>
          <w:szCs w:val="28"/>
          <w:lang w:val="en-US" w:eastAsia="en-US"/>
        </w:rPr>
        <w:t xml:space="preserve"> 2000, </w:t>
      </w:r>
      <w:proofErr w:type="spellStart"/>
      <w:r w:rsidRPr="0072040B">
        <w:rPr>
          <w:rFonts w:ascii="Times New Roman" w:hAnsi="Times New Roman"/>
          <w:color w:val="000000"/>
          <w:sz w:val="28"/>
          <w:szCs w:val="28"/>
          <w:lang w:val="en-US" w:eastAsia="en-US"/>
        </w:rPr>
        <w:t>grupul</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lucru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inițial</w:t>
      </w:r>
      <w:proofErr w:type="spellEnd"/>
      <w:r w:rsidRPr="0072040B">
        <w:rPr>
          <w:rFonts w:ascii="Times New Roman" w:hAnsi="Times New Roman"/>
          <w:color w:val="000000"/>
          <w:sz w:val="28"/>
          <w:szCs w:val="28"/>
          <w:lang w:val="en-US" w:eastAsia="en-US"/>
        </w:rPr>
        <w:t xml:space="preserve"> al UE </w:t>
      </w:r>
      <w:proofErr w:type="spellStart"/>
      <w:r w:rsidRPr="0072040B">
        <w:rPr>
          <w:rFonts w:ascii="Times New Roman" w:hAnsi="Times New Roman"/>
          <w:color w:val="000000"/>
          <w:sz w:val="28"/>
          <w:szCs w:val="28"/>
          <w:lang w:val="en-US" w:eastAsia="en-US"/>
        </w:rPr>
        <w:t>privind</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bazele</w:t>
      </w:r>
      <w:proofErr w:type="spellEnd"/>
      <w:r w:rsidRPr="0072040B">
        <w:rPr>
          <w:rFonts w:ascii="Times New Roman" w:hAnsi="Times New Roman"/>
          <w:color w:val="000000"/>
          <w:sz w:val="28"/>
          <w:szCs w:val="28"/>
          <w:lang w:val="en-US" w:eastAsia="en-US"/>
        </w:rPr>
        <w:t xml:space="preserve"> de date de </w:t>
      </w:r>
      <w:proofErr w:type="spellStart"/>
      <w:r w:rsidRPr="0072040B">
        <w:rPr>
          <w:rFonts w:ascii="Times New Roman" w:hAnsi="Times New Roman"/>
          <w:color w:val="000000"/>
          <w:sz w:val="28"/>
          <w:szCs w:val="28"/>
          <w:lang w:val="en-US" w:eastAsia="en-US"/>
        </w:rPr>
        <w:t>cercetare</w:t>
      </w:r>
      <w:proofErr w:type="spellEnd"/>
      <w:r w:rsidRPr="0072040B">
        <w:rPr>
          <w:rFonts w:ascii="Times New Roman" w:hAnsi="Times New Roman"/>
          <w:color w:val="000000"/>
          <w:sz w:val="28"/>
          <w:szCs w:val="28"/>
          <w:lang w:val="en-US" w:eastAsia="en-US"/>
        </w:rPr>
        <w:t xml:space="preserve"> a </w:t>
      </w:r>
      <w:proofErr w:type="spellStart"/>
      <w:r w:rsidRPr="0072040B">
        <w:rPr>
          <w:rFonts w:ascii="Times New Roman" w:hAnsi="Times New Roman"/>
          <w:color w:val="000000"/>
          <w:sz w:val="28"/>
          <w:szCs w:val="28"/>
          <w:lang w:val="en-US" w:eastAsia="en-US"/>
        </w:rPr>
        <w:t>evoluat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în</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grupul</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lucru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EuroCRIS</w:t>
      </w:r>
      <w:proofErr w:type="spellEnd"/>
      <w:r w:rsidRPr="0072040B">
        <w:rPr>
          <w:rFonts w:ascii="Times New Roman" w:hAnsi="Times New Roman"/>
          <w:color w:val="000000"/>
          <w:sz w:val="28"/>
          <w:szCs w:val="28"/>
          <w:lang w:val="en-US" w:eastAsia="en-US"/>
        </w:rPr>
        <w:t xml:space="preserve"> CERIF </w:t>
      </w:r>
      <w:proofErr w:type="spellStart"/>
      <w:r w:rsidRPr="0072040B">
        <w:rPr>
          <w:rFonts w:ascii="Times New Roman" w:hAnsi="Times New Roman"/>
          <w:color w:val="000000"/>
          <w:sz w:val="28"/>
          <w:szCs w:val="28"/>
          <w:lang w:val="en-US" w:eastAsia="en-US"/>
        </w:rPr>
        <w:t>foarte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activ</w:t>
      </w:r>
      <w:proofErr w:type="spellEnd"/>
      <w:r w:rsidRPr="0072040B">
        <w:rPr>
          <w:rFonts w:ascii="Times New Roman" w:hAnsi="Times New Roman"/>
          <w:color w:val="000000"/>
          <w:sz w:val="28"/>
          <w:szCs w:val="28"/>
          <w:lang w:val="en-US" w:eastAsia="en-US"/>
        </w:rPr>
        <w:t xml:space="preserve">, care a </w:t>
      </w:r>
      <w:proofErr w:type="spellStart"/>
      <w:r w:rsidRPr="0072040B">
        <w:rPr>
          <w:rFonts w:ascii="Times New Roman" w:hAnsi="Times New Roman"/>
          <w:color w:val="000000"/>
          <w:sz w:val="28"/>
          <w:szCs w:val="28"/>
          <w:lang w:val="en-US" w:eastAsia="en-US"/>
        </w:rPr>
        <w:t>condus</w:t>
      </w:r>
      <w:proofErr w:type="spellEnd"/>
      <w:r w:rsidRPr="0072040B">
        <w:rPr>
          <w:rFonts w:ascii="Times New Roman" w:hAnsi="Times New Roman"/>
          <w:color w:val="000000"/>
          <w:sz w:val="28"/>
          <w:szCs w:val="28"/>
          <w:lang w:val="en-US" w:eastAsia="en-US"/>
        </w:rPr>
        <w:t xml:space="preserve"> CERIF </w:t>
      </w:r>
      <w:proofErr w:type="spellStart"/>
      <w:r w:rsidRPr="0072040B">
        <w:rPr>
          <w:rFonts w:ascii="Times New Roman" w:hAnsi="Times New Roman"/>
          <w:color w:val="000000"/>
          <w:sz w:val="28"/>
          <w:szCs w:val="28"/>
          <w:lang w:val="en-US" w:eastAsia="en-US"/>
        </w:rPr>
        <w:t>prin</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diferite</w:t>
      </w:r>
      <w:proofErr w:type="spellEnd"/>
      <w:r w:rsidRPr="0072040B">
        <w:rPr>
          <w:rFonts w:ascii="Times New Roman" w:hAnsi="Times New Roman"/>
          <w:color w:val="000000"/>
          <w:sz w:val="28"/>
          <w:szCs w:val="28"/>
          <w:lang w:val="en-US" w:eastAsia="en-US"/>
        </w:rPr>
        <w:t xml:space="preserve"> upgrade-</w:t>
      </w:r>
      <w:proofErr w:type="spellStart"/>
      <w:r w:rsidRPr="0072040B">
        <w:rPr>
          <w:rFonts w:ascii="Times New Roman" w:hAnsi="Times New Roman"/>
          <w:color w:val="000000"/>
          <w:sz w:val="28"/>
          <w:szCs w:val="28"/>
          <w:lang w:val="en-US" w:eastAsia="en-US"/>
        </w:rPr>
        <w:t>uri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extensii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Obiectivele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ulterioare</w:t>
      </w:r>
      <w:proofErr w:type="spellEnd"/>
      <w:r w:rsidRPr="0072040B">
        <w:rPr>
          <w:rFonts w:ascii="Times New Roman" w:hAnsi="Times New Roman"/>
          <w:color w:val="000000"/>
          <w:sz w:val="28"/>
          <w:szCs w:val="28"/>
          <w:lang w:val="en-US" w:eastAsia="en-US"/>
        </w:rPr>
        <w:t xml:space="preserve"> ale CERIF </w:t>
      </w:r>
      <w:proofErr w:type="spellStart"/>
      <w:r w:rsidRPr="0072040B">
        <w:rPr>
          <w:rFonts w:ascii="Times New Roman" w:hAnsi="Times New Roman"/>
          <w:color w:val="000000"/>
          <w:sz w:val="28"/>
          <w:szCs w:val="28"/>
          <w:lang w:val="en-US" w:eastAsia="en-US"/>
        </w:rPr>
        <w:t>sunt</w:t>
      </w:r>
      <w:proofErr w:type="spellEnd"/>
      <w:r w:rsidRPr="0072040B">
        <w:rPr>
          <w:rFonts w:ascii="Times New Roman" w:hAnsi="Times New Roman"/>
          <w:color w:val="000000"/>
          <w:sz w:val="28"/>
          <w:szCs w:val="28"/>
          <w:lang w:val="en-US" w:eastAsia="en-US"/>
        </w:rPr>
        <w:t xml:space="preserve"> de a </w:t>
      </w:r>
      <w:proofErr w:type="spellStart"/>
      <w:r w:rsidRPr="0072040B">
        <w:rPr>
          <w:rFonts w:ascii="Times New Roman" w:hAnsi="Times New Roman"/>
          <w:color w:val="000000"/>
          <w:sz w:val="28"/>
          <w:szCs w:val="28"/>
          <w:lang w:val="en-US" w:eastAsia="en-US"/>
        </w:rPr>
        <w:t>permite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infrastructurii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electronice</w:t>
      </w:r>
      <w:proofErr w:type="spellEnd"/>
      <w:r w:rsidRPr="0072040B">
        <w:rPr>
          <w:rFonts w:ascii="Times New Roman" w:hAnsi="Times New Roman"/>
          <w:color w:val="000000"/>
          <w:sz w:val="28"/>
          <w:szCs w:val="28"/>
          <w:lang w:val="en-US" w:eastAsia="en-US"/>
        </w:rPr>
        <w:t xml:space="preserve"> ERA (</w:t>
      </w:r>
      <w:proofErr w:type="spellStart"/>
      <w:r w:rsidRPr="0072040B">
        <w:rPr>
          <w:rFonts w:ascii="Times New Roman" w:hAnsi="Times New Roman"/>
          <w:color w:val="000000"/>
          <w:sz w:val="28"/>
          <w:szCs w:val="28"/>
          <w:lang w:val="en-US" w:eastAsia="en-US"/>
        </w:rPr>
        <w:t>Spațiul</w:t>
      </w:r>
      <w:proofErr w:type="spellEnd"/>
      <w:r w:rsidRPr="0072040B">
        <w:rPr>
          <w:rFonts w:ascii="Times New Roman" w:hAnsi="Times New Roman"/>
          <w:color w:val="000000"/>
          <w:sz w:val="28"/>
          <w:szCs w:val="28"/>
          <w:lang w:val="en-US" w:eastAsia="en-US"/>
        </w:rPr>
        <w:t xml:space="preserve"> European de </w:t>
      </w:r>
      <w:proofErr w:type="spellStart"/>
      <w:r w:rsidRPr="0072040B">
        <w:rPr>
          <w:rFonts w:ascii="Times New Roman" w:hAnsi="Times New Roman"/>
          <w:color w:val="000000"/>
          <w:sz w:val="28"/>
          <w:szCs w:val="28"/>
          <w:lang w:val="en-US" w:eastAsia="en-US"/>
        </w:rPr>
        <w:t>Cercetare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prin</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servicii</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standardizare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integrare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schimb</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informații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cu </w:t>
      </w:r>
      <w:proofErr w:type="spellStart"/>
      <w:r w:rsidRPr="0072040B">
        <w:rPr>
          <w:rFonts w:ascii="Times New Roman" w:hAnsi="Times New Roman"/>
          <w:color w:val="000000"/>
          <w:sz w:val="28"/>
          <w:szCs w:val="28"/>
          <w:lang w:val="en-US" w:eastAsia="en-US"/>
        </w:rPr>
        <w:t>valoare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adăugată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și</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servească</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drept</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nivel</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intermediar</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interoperabilitate</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pentru</w:t>
      </w:r>
      <w:proofErr w:type="spellEnd"/>
      <w:r w:rsidRPr="0072040B">
        <w:rPr>
          <w:rFonts w:ascii="Times New Roman" w:hAnsi="Times New Roman"/>
          <w:color w:val="000000"/>
          <w:sz w:val="28"/>
          <w:szCs w:val="28"/>
          <w:lang w:val="en-US" w:eastAsia="en-US"/>
        </w:rPr>
        <w:t xml:space="preserve"> </w:t>
      </w:r>
      <w:proofErr w:type="spellStart"/>
      <w:r w:rsidRPr="0072040B">
        <w:rPr>
          <w:rFonts w:ascii="Times New Roman" w:hAnsi="Times New Roman"/>
          <w:color w:val="000000"/>
          <w:sz w:val="28"/>
          <w:szCs w:val="28"/>
          <w:lang w:val="en-US" w:eastAsia="en-US"/>
        </w:rPr>
        <w:t>informațiile</w:t>
      </w:r>
      <w:proofErr w:type="spellEnd"/>
      <w:r w:rsidRPr="0072040B">
        <w:rPr>
          <w:rFonts w:ascii="Times New Roman" w:hAnsi="Times New Roman"/>
          <w:color w:val="000000"/>
          <w:sz w:val="28"/>
          <w:szCs w:val="28"/>
          <w:lang w:val="en-US" w:eastAsia="en-US"/>
        </w:rPr>
        <w:t xml:space="preserve"> de </w:t>
      </w:r>
      <w:proofErr w:type="spellStart"/>
      <w:r w:rsidRPr="0072040B">
        <w:rPr>
          <w:rFonts w:ascii="Times New Roman" w:hAnsi="Times New Roman"/>
          <w:color w:val="000000"/>
          <w:sz w:val="28"/>
          <w:szCs w:val="28"/>
          <w:lang w:val="en-US" w:eastAsia="en-US"/>
        </w:rPr>
        <w:t>cercetare</w:t>
      </w:r>
      <w:proofErr w:type="spellEnd"/>
      <w:r w:rsidRPr="0072040B">
        <w:rPr>
          <w:rFonts w:ascii="Times New Roman" w:hAnsi="Times New Roman"/>
          <w:color w:val="000000"/>
          <w:sz w:val="28"/>
          <w:szCs w:val="28"/>
          <w:lang w:val="en-US" w:eastAsia="en-US"/>
        </w:rPr>
        <w:t xml:space="preserve"> (UE).</w:t>
      </w:r>
    </w:p>
    <w:p w:rsidR="00E671A7" w:rsidRPr="007F4B05" w:rsidRDefault="00E671A7" w:rsidP="007F4B05">
      <w:pPr>
        <w:autoSpaceDE w:val="0"/>
        <w:autoSpaceDN w:val="0"/>
        <w:adjustRightInd w:val="0"/>
        <w:rPr>
          <w:rFonts w:ascii="Minion Pro" w:hAnsi="Minion Pro" w:cs="Minion Pro"/>
          <w:color w:val="000000"/>
          <w:sz w:val="24"/>
          <w:szCs w:val="24"/>
          <w:lang w:val="ro-RO"/>
        </w:rPr>
      </w:pPr>
    </w:p>
    <w:p w:rsidR="003D3C35" w:rsidRDefault="007F4B05" w:rsidP="00832499">
      <w:pPr>
        <w:pStyle w:val="AliniereaContinutului"/>
        <w:spacing w:line="240" w:lineRule="auto"/>
        <w:rPr>
          <w:sz w:val="28"/>
          <w:szCs w:val="28"/>
          <w:lang w:val="en-US"/>
        </w:rPr>
      </w:pPr>
      <w:r w:rsidRPr="007F4B05">
        <w:rPr>
          <w:rFonts w:eastAsia="Calibri"/>
          <w:noProof w:val="0"/>
          <w:color w:val="000000"/>
          <w:sz w:val="28"/>
          <w:szCs w:val="28"/>
          <w:lang w:val="en-US"/>
        </w:rPr>
        <w:t xml:space="preserve"> </w:t>
      </w:r>
      <w:proofErr w:type="spellStart"/>
      <w:r w:rsidR="004E5421">
        <w:rPr>
          <w:rFonts w:eastAsia="Calibri"/>
          <w:noProof w:val="0"/>
          <w:color w:val="000000"/>
          <w:sz w:val="28"/>
          <w:szCs w:val="28"/>
          <w:lang w:val="en-US"/>
        </w:rPr>
        <w:t>Noțiunea</w:t>
      </w:r>
      <w:proofErr w:type="spellEnd"/>
      <w:r w:rsidR="004E5421">
        <w:rPr>
          <w:rFonts w:eastAsia="Calibri"/>
          <w:noProof w:val="0"/>
          <w:color w:val="000000"/>
          <w:sz w:val="28"/>
          <w:szCs w:val="28"/>
          <w:lang w:val="en-US"/>
        </w:rPr>
        <w:t xml:space="preserve"> de </w:t>
      </w:r>
      <w:proofErr w:type="spellStart"/>
      <w:r w:rsidR="004E5421" w:rsidRPr="007F4B05">
        <w:rPr>
          <w:rFonts w:eastAsia="Calibri"/>
          <w:noProof w:val="0"/>
          <w:color w:val="000000"/>
          <w:sz w:val="28"/>
          <w:szCs w:val="28"/>
          <w:lang w:val="en-US"/>
        </w:rPr>
        <w:t>infrastructura</w:t>
      </w:r>
      <w:proofErr w:type="spellEnd"/>
      <w:r w:rsidR="004E5421" w:rsidRPr="007F4B05">
        <w:rPr>
          <w:rFonts w:eastAsia="Calibri"/>
          <w:noProof w:val="0"/>
          <w:color w:val="000000"/>
          <w:sz w:val="28"/>
          <w:szCs w:val="28"/>
          <w:lang w:val="en-US"/>
        </w:rPr>
        <w:t xml:space="preserve"> </w:t>
      </w:r>
      <w:proofErr w:type="spellStart"/>
      <w:r w:rsidR="004E5421">
        <w:rPr>
          <w:rFonts w:eastAsia="Calibri"/>
          <w:noProof w:val="0"/>
          <w:color w:val="000000"/>
          <w:sz w:val="28"/>
          <w:szCs w:val="28"/>
          <w:lang w:val="en-US"/>
        </w:rPr>
        <w:t>după</w:t>
      </w:r>
      <w:proofErr w:type="spellEnd"/>
      <w:r w:rsidR="004E5421">
        <w:rPr>
          <w:rFonts w:eastAsia="Calibri"/>
          <w:noProof w:val="0"/>
          <w:color w:val="000000"/>
          <w:sz w:val="28"/>
          <w:szCs w:val="28"/>
          <w:lang w:val="en-US"/>
        </w:rPr>
        <w:t xml:space="preserve"> </w:t>
      </w:r>
      <w:proofErr w:type="spellStart"/>
      <w:r w:rsidR="004E5421">
        <w:rPr>
          <w:rFonts w:eastAsia="Calibri"/>
          <w:noProof w:val="0"/>
          <w:color w:val="000000"/>
          <w:sz w:val="28"/>
          <w:szCs w:val="28"/>
          <w:lang w:val="en-US"/>
        </w:rPr>
        <w:t>d</w:t>
      </w:r>
      <w:r w:rsidRPr="007F4B05">
        <w:rPr>
          <w:rFonts w:eastAsia="Calibri"/>
          <w:noProof w:val="0"/>
          <w:color w:val="000000"/>
          <w:sz w:val="28"/>
          <w:szCs w:val="28"/>
          <w:lang w:val="en-US"/>
        </w:rPr>
        <w:t>icționarul</w:t>
      </w:r>
      <w:proofErr w:type="spellEnd"/>
      <w:r w:rsidRPr="007F4B05">
        <w:rPr>
          <w:rFonts w:eastAsia="Calibri"/>
          <w:noProof w:val="0"/>
          <w:color w:val="000000"/>
          <w:sz w:val="28"/>
          <w:szCs w:val="28"/>
          <w:lang w:val="en-US"/>
        </w:rPr>
        <w:t xml:space="preserve"> Oxford </w:t>
      </w:r>
      <w:proofErr w:type="spellStart"/>
      <w:proofErr w:type="gramStart"/>
      <w:r w:rsidR="004E5421">
        <w:rPr>
          <w:rFonts w:eastAsia="Calibri"/>
          <w:noProof w:val="0"/>
          <w:color w:val="000000"/>
          <w:sz w:val="28"/>
          <w:szCs w:val="28"/>
          <w:lang w:val="en-US"/>
        </w:rPr>
        <w:t>este</w:t>
      </w:r>
      <w:proofErr w:type="spellEnd"/>
      <w:proofErr w:type="gram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drept</w:t>
      </w:r>
      <w:proofErr w:type="spellEnd"/>
      <w:r w:rsidRPr="007F4B05">
        <w:rPr>
          <w:rFonts w:eastAsia="Calibri"/>
          <w:noProof w:val="0"/>
          <w:color w:val="000000"/>
          <w:sz w:val="28"/>
          <w:szCs w:val="28"/>
          <w:lang w:val="en-US"/>
        </w:rPr>
        <w:t xml:space="preserve"> o </w:t>
      </w:r>
      <w:proofErr w:type="spellStart"/>
      <w:r w:rsidRPr="007F4B05">
        <w:rPr>
          <w:rFonts w:eastAsia="Calibri"/>
          <w:noProof w:val="0"/>
          <w:color w:val="000000"/>
          <w:sz w:val="28"/>
          <w:szCs w:val="28"/>
          <w:lang w:val="en-US"/>
        </w:rPr>
        <w:t>totalitate</w:t>
      </w:r>
      <w:proofErr w:type="spellEnd"/>
      <w:r w:rsidRPr="007F4B05">
        <w:rPr>
          <w:rFonts w:eastAsia="Calibri"/>
          <w:noProof w:val="0"/>
          <w:color w:val="000000"/>
          <w:sz w:val="28"/>
          <w:szCs w:val="28"/>
          <w:lang w:val="en-US"/>
        </w:rPr>
        <w:t xml:space="preserve"> de </w:t>
      </w:r>
      <w:proofErr w:type="spellStart"/>
      <w:r w:rsidRPr="007F4B05">
        <w:rPr>
          <w:rFonts w:eastAsia="Calibri"/>
          <w:noProof w:val="0"/>
          <w:color w:val="000000"/>
          <w:sz w:val="28"/>
          <w:szCs w:val="28"/>
          <w:lang w:val="en-US"/>
        </w:rPr>
        <w:t>structuri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fizice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organizatorice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facilități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clădiri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drumuri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surse</w:t>
      </w:r>
      <w:proofErr w:type="spellEnd"/>
      <w:r w:rsidRPr="007F4B05">
        <w:rPr>
          <w:rFonts w:eastAsia="Calibri"/>
          <w:noProof w:val="0"/>
          <w:color w:val="000000"/>
          <w:sz w:val="28"/>
          <w:szCs w:val="28"/>
          <w:lang w:val="en-US"/>
        </w:rPr>
        <w:t xml:space="preserve"> de </w:t>
      </w:r>
      <w:proofErr w:type="spellStart"/>
      <w:r w:rsidRPr="007F4B05">
        <w:rPr>
          <w:rFonts w:eastAsia="Calibri"/>
          <w:noProof w:val="0"/>
          <w:color w:val="000000"/>
          <w:sz w:val="28"/>
          <w:szCs w:val="28"/>
          <w:lang w:val="en-US"/>
        </w:rPr>
        <w:t>alimentare</w:t>
      </w:r>
      <w:proofErr w:type="spellEnd"/>
      <w:r w:rsidRPr="007F4B05">
        <w:rPr>
          <w:rFonts w:eastAsia="Calibri"/>
          <w:noProof w:val="0"/>
          <w:color w:val="000000"/>
          <w:sz w:val="28"/>
          <w:szCs w:val="28"/>
          <w:lang w:val="en-US"/>
        </w:rPr>
        <w:t xml:space="preserve"> etc.) </w:t>
      </w:r>
      <w:proofErr w:type="spellStart"/>
      <w:r w:rsidRPr="007F4B05">
        <w:rPr>
          <w:rFonts w:eastAsia="Calibri"/>
          <w:noProof w:val="0"/>
          <w:color w:val="000000"/>
          <w:sz w:val="28"/>
          <w:szCs w:val="28"/>
          <w:lang w:val="en-US"/>
        </w:rPr>
        <w:t>necesare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pentru</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funcționarea</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unei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societăți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sau</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între</w:t>
      </w:r>
      <w:r w:rsidRPr="007F4B05">
        <w:rPr>
          <w:rFonts w:eastAsia="Calibri"/>
          <w:noProof w:val="0"/>
          <w:color w:val="000000"/>
          <w:sz w:val="28"/>
          <w:szCs w:val="28"/>
          <w:lang w:val="en-US"/>
        </w:rPr>
        <w:softHyphen/>
        <w:t>prinderi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În</w:t>
      </w:r>
      <w:proofErr w:type="spellEnd"/>
      <w:r w:rsidRPr="007F4B05">
        <w:rPr>
          <w:rFonts w:eastAsia="Calibri"/>
          <w:noProof w:val="0"/>
          <w:color w:val="000000"/>
          <w:sz w:val="28"/>
          <w:szCs w:val="28"/>
          <w:lang w:val="en-US"/>
        </w:rPr>
        <w:t xml:space="preserve"> Heritage Dictionary of the English Langua</w:t>
      </w:r>
      <w:r w:rsidRPr="007F4B05">
        <w:rPr>
          <w:rFonts w:eastAsia="Calibri"/>
          <w:noProof w:val="0"/>
          <w:color w:val="000000"/>
          <w:sz w:val="28"/>
          <w:szCs w:val="28"/>
          <w:lang w:val="en-US"/>
        </w:rPr>
        <w:softHyphen/>
        <w:t xml:space="preserve">ge </w:t>
      </w:r>
      <w:proofErr w:type="spellStart"/>
      <w:r w:rsidRPr="007F4B05">
        <w:rPr>
          <w:rFonts w:eastAsia="Calibri"/>
          <w:noProof w:val="0"/>
          <w:color w:val="000000"/>
          <w:sz w:val="28"/>
          <w:szCs w:val="28"/>
          <w:lang w:val="en-US"/>
        </w:rPr>
        <w:t>infrastructura</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reprezintă</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facilitățile</w:t>
      </w:r>
      <w:proofErr w:type="spellEnd"/>
      <w:r w:rsidRPr="007F4B05">
        <w:rPr>
          <w:rFonts w:eastAsia="Calibri"/>
          <w:noProof w:val="0"/>
          <w:color w:val="000000"/>
          <w:sz w:val="28"/>
          <w:szCs w:val="28"/>
          <w:lang w:val="en-US"/>
        </w:rPr>
        <w:t xml:space="preserve"> de </w:t>
      </w:r>
      <w:proofErr w:type="spellStart"/>
      <w:r w:rsidRPr="007F4B05">
        <w:rPr>
          <w:rFonts w:eastAsia="Calibri"/>
          <w:noProof w:val="0"/>
          <w:color w:val="000000"/>
          <w:sz w:val="28"/>
          <w:szCs w:val="28"/>
          <w:lang w:val="en-US"/>
        </w:rPr>
        <w:t>bază</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ser</w:t>
      </w:r>
      <w:r w:rsidRPr="007F4B05">
        <w:rPr>
          <w:rFonts w:eastAsia="Calibri"/>
          <w:noProof w:val="0"/>
          <w:color w:val="000000"/>
          <w:sz w:val="28"/>
          <w:szCs w:val="28"/>
          <w:lang w:val="en-US"/>
        </w:rPr>
        <w:softHyphen/>
        <w:t>viciile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instalațiile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necesare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pentru</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funcționarea</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unei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comunități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sau</w:t>
      </w:r>
      <w:proofErr w:type="spellEnd"/>
      <w:r w:rsidRPr="007F4B05">
        <w:rPr>
          <w:rFonts w:eastAsia="Calibri"/>
          <w:noProof w:val="0"/>
          <w:color w:val="000000"/>
          <w:sz w:val="28"/>
          <w:szCs w:val="28"/>
          <w:lang w:val="en-US"/>
        </w:rPr>
        <w:t xml:space="preserve"> a </w:t>
      </w:r>
      <w:proofErr w:type="spellStart"/>
      <w:r w:rsidRPr="007F4B05">
        <w:rPr>
          <w:rFonts w:eastAsia="Calibri"/>
          <w:noProof w:val="0"/>
          <w:color w:val="000000"/>
          <w:sz w:val="28"/>
          <w:szCs w:val="28"/>
          <w:lang w:val="en-US"/>
        </w:rPr>
        <w:t>unei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societăți</w:t>
      </w:r>
      <w:proofErr w:type="spellEnd"/>
      <w:r w:rsidRPr="007F4B05">
        <w:rPr>
          <w:rFonts w:eastAsia="Calibri"/>
          <w:noProof w:val="0"/>
          <w:color w:val="000000"/>
          <w:sz w:val="28"/>
          <w:szCs w:val="28"/>
          <w:lang w:val="en-US"/>
        </w:rPr>
        <w:t xml:space="preserve">, cum </w:t>
      </w:r>
      <w:proofErr w:type="spellStart"/>
      <w:r w:rsidRPr="007F4B05">
        <w:rPr>
          <w:rFonts w:eastAsia="Calibri"/>
          <w:noProof w:val="0"/>
          <w:color w:val="000000"/>
          <w:sz w:val="28"/>
          <w:szCs w:val="28"/>
          <w:lang w:val="en-US"/>
        </w:rPr>
        <w:t>ar</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sistemele</w:t>
      </w:r>
      <w:proofErr w:type="spellEnd"/>
      <w:r w:rsidRPr="007F4B05">
        <w:rPr>
          <w:rFonts w:eastAsia="Calibri"/>
          <w:noProof w:val="0"/>
          <w:color w:val="000000"/>
          <w:sz w:val="28"/>
          <w:szCs w:val="28"/>
          <w:lang w:val="en-US"/>
        </w:rPr>
        <w:t xml:space="preserve"> de transport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comunicații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liniile</w:t>
      </w:r>
      <w:proofErr w:type="spellEnd"/>
      <w:r w:rsidRPr="007F4B05">
        <w:rPr>
          <w:rFonts w:eastAsia="Calibri"/>
          <w:noProof w:val="0"/>
          <w:color w:val="000000"/>
          <w:sz w:val="28"/>
          <w:szCs w:val="28"/>
          <w:lang w:val="en-US"/>
        </w:rPr>
        <w:t xml:space="preserve"> de </w:t>
      </w:r>
      <w:proofErr w:type="spellStart"/>
      <w:r w:rsidRPr="007F4B05">
        <w:rPr>
          <w:rFonts w:eastAsia="Calibri"/>
          <w:noProof w:val="0"/>
          <w:color w:val="000000"/>
          <w:sz w:val="28"/>
          <w:szCs w:val="28"/>
          <w:lang w:val="en-US"/>
        </w:rPr>
        <w:t>alimentare</w:t>
      </w:r>
      <w:proofErr w:type="spellEnd"/>
      <w:r w:rsidRPr="007F4B05">
        <w:rPr>
          <w:rFonts w:eastAsia="Calibri"/>
          <w:noProof w:val="0"/>
          <w:color w:val="000000"/>
          <w:sz w:val="28"/>
          <w:szCs w:val="28"/>
          <w:lang w:val="en-US"/>
        </w:rPr>
        <w:t xml:space="preserve"> cu </w:t>
      </w:r>
      <w:proofErr w:type="spellStart"/>
      <w:r w:rsidRPr="007F4B05">
        <w:rPr>
          <w:rFonts w:eastAsia="Calibri"/>
          <w:noProof w:val="0"/>
          <w:color w:val="000000"/>
          <w:sz w:val="28"/>
          <w:szCs w:val="28"/>
          <w:lang w:val="en-US"/>
        </w:rPr>
        <w:t>apă</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electrice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instituțiile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publice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inclusiv</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școlile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oficii</w:t>
      </w:r>
      <w:r w:rsidRPr="007F4B05">
        <w:rPr>
          <w:rFonts w:eastAsia="Calibri"/>
          <w:noProof w:val="0"/>
          <w:color w:val="000000"/>
          <w:sz w:val="28"/>
          <w:szCs w:val="28"/>
          <w:lang w:val="en-US"/>
        </w:rPr>
        <w:softHyphen/>
        <w:t>le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poștale</w:t>
      </w:r>
      <w:proofErr w:type="spellEnd"/>
      <w:r w:rsidRPr="007F4B05">
        <w:rPr>
          <w:rFonts w:eastAsia="Calibri"/>
          <w:noProof w:val="0"/>
          <w:color w:val="000000"/>
          <w:sz w:val="28"/>
          <w:szCs w:val="28"/>
          <w:lang w:val="en-US"/>
        </w:rPr>
        <w:t xml:space="preserve"> etc. </w:t>
      </w:r>
      <w:proofErr w:type="spellStart"/>
      <w:proofErr w:type="gramStart"/>
      <w:r w:rsidRPr="007F4B05">
        <w:rPr>
          <w:rFonts w:eastAsia="Calibri"/>
          <w:noProof w:val="0"/>
          <w:color w:val="000000"/>
          <w:sz w:val="28"/>
          <w:szCs w:val="28"/>
          <w:lang w:val="en-US"/>
        </w:rPr>
        <w:t>În</w:t>
      </w:r>
      <w:proofErr w:type="spellEnd"/>
      <w:r w:rsidRPr="007F4B05">
        <w:rPr>
          <w:rFonts w:eastAsia="Calibri"/>
          <w:noProof w:val="0"/>
          <w:color w:val="000000"/>
          <w:sz w:val="28"/>
          <w:szCs w:val="28"/>
          <w:lang w:val="en-US"/>
        </w:rPr>
        <w:t xml:space="preserve"> Cambridge Advanced Learner’s Dic</w:t>
      </w:r>
      <w:r w:rsidRPr="007F4B05">
        <w:rPr>
          <w:rFonts w:eastAsia="Calibri"/>
          <w:noProof w:val="0"/>
          <w:color w:val="000000"/>
          <w:sz w:val="28"/>
          <w:szCs w:val="28"/>
          <w:lang w:val="en-US"/>
        </w:rPr>
        <w:softHyphen/>
        <w:t xml:space="preserve">tionary </w:t>
      </w:r>
      <w:proofErr w:type="spellStart"/>
      <w:r w:rsidRPr="007F4B05">
        <w:rPr>
          <w:rFonts w:eastAsia="Calibri"/>
          <w:noProof w:val="0"/>
          <w:color w:val="000000"/>
          <w:sz w:val="28"/>
          <w:szCs w:val="28"/>
          <w:lang w:val="en-US"/>
        </w:rPr>
        <w:t>prin</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infrastructură</w:t>
      </w:r>
      <w:proofErr w:type="spellEnd"/>
      <w:r w:rsidRPr="007F4B05">
        <w:rPr>
          <w:rFonts w:eastAsia="Calibri"/>
          <w:noProof w:val="0"/>
          <w:color w:val="000000"/>
          <w:sz w:val="28"/>
          <w:szCs w:val="28"/>
          <w:lang w:val="en-US"/>
        </w:rPr>
        <w:t xml:space="preserve"> se </w:t>
      </w:r>
      <w:proofErr w:type="spellStart"/>
      <w:r w:rsidRPr="007F4B05">
        <w:rPr>
          <w:rFonts w:eastAsia="Calibri"/>
          <w:noProof w:val="0"/>
          <w:color w:val="000000"/>
          <w:sz w:val="28"/>
          <w:szCs w:val="28"/>
          <w:lang w:val="en-US"/>
        </w:rPr>
        <w:t>subînțeleg</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sistemele</w:t>
      </w:r>
      <w:proofErr w:type="spellEnd"/>
      <w:r w:rsidRPr="007F4B05">
        <w:rPr>
          <w:rFonts w:eastAsia="Calibri"/>
          <w:noProof w:val="0"/>
          <w:color w:val="000000"/>
          <w:sz w:val="28"/>
          <w:szCs w:val="28"/>
          <w:lang w:val="en-US"/>
        </w:rPr>
        <w:t xml:space="preserve"> de </w:t>
      </w:r>
      <w:proofErr w:type="spellStart"/>
      <w:r w:rsidRPr="007F4B05">
        <w:rPr>
          <w:rFonts w:eastAsia="Calibri"/>
          <w:noProof w:val="0"/>
          <w:color w:val="000000"/>
          <w:sz w:val="28"/>
          <w:szCs w:val="28"/>
          <w:lang w:val="en-US"/>
        </w:rPr>
        <w:t>bază</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servicii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precum</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furnizarea</w:t>
      </w:r>
      <w:proofErr w:type="spellEnd"/>
      <w:r w:rsidRPr="007F4B05">
        <w:rPr>
          <w:rFonts w:eastAsia="Calibri"/>
          <w:noProof w:val="0"/>
          <w:color w:val="000000"/>
          <w:sz w:val="28"/>
          <w:szCs w:val="28"/>
          <w:lang w:val="en-US"/>
        </w:rPr>
        <w:t xml:space="preserve"> de transport </w:t>
      </w:r>
      <w:proofErr w:type="spellStart"/>
      <w:r w:rsidRPr="007F4B05">
        <w:rPr>
          <w:rFonts w:eastAsia="Calibri"/>
          <w:noProof w:val="0"/>
          <w:color w:val="000000"/>
          <w:sz w:val="28"/>
          <w:szCs w:val="28"/>
          <w:lang w:val="en-US"/>
        </w:rPr>
        <w:t>și</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energie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pe</w:t>
      </w:r>
      <w:proofErr w:type="spellEnd"/>
      <w:r w:rsidRPr="007F4B05">
        <w:rPr>
          <w:rFonts w:eastAsia="Calibri"/>
          <w:noProof w:val="0"/>
          <w:color w:val="000000"/>
          <w:sz w:val="28"/>
          <w:szCs w:val="28"/>
          <w:lang w:val="en-US"/>
        </w:rPr>
        <w:t xml:space="preserve"> care o </w:t>
      </w:r>
      <w:proofErr w:type="spellStart"/>
      <w:r w:rsidRPr="007F4B05">
        <w:rPr>
          <w:rFonts w:eastAsia="Calibri"/>
          <w:noProof w:val="0"/>
          <w:color w:val="000000"/>
          <w:sz w:val="28"/>
          <w:szCs w:val="28"/>
          <w:lang w:val="en-US"/>
        </w:rPr>
        <w:t>țară</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sau</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organizație</w:t>
      </w:r>
      <w:proofErr w:type="spellEnd"/>
      <w:r w:rsidRPr="007F4B05">
        <w:rPr>
          <w:rFonts w:eastAsia="Calibri"/>
          <w:noProof w:val="0"/>
          <w:color w:val="000000"/>
          <w:sz w:val="28"/>
          <w:szCs w:val="28"/>
          <w:lang w:val="en-US"/>
        </w:rPr>
        <w:t xml:space="preserve"> le </w:t>
      </w:r>
      <w:proofErr w:type="spellStart"/>
      <w:r w:rsidRPr="007F4B05">
        <w:rPr>
          <w:rFonts w:eastAsia="Calibri"/>
          <w:noProof w:val="0"/>
          <w:color w:val="000000"/>
          <w:sz w:val="28"/>
          <w:szCs w:val="28"/>
          <w:lang w:val="en-US"/>
        </w:rPr>
        <w:t>folosește</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pen</w:t>
      </w:r>
      <w:r w:rsidRPr="007F4B05">
        <w:rPr>
          <w:rFonts w:eastAsia="Calibri"/>
          <w:noProof w:val="0"/>
          <w:color w:val="000000"/>
          <w:sz w:val="28"/>
          <w:szCs w:val="28"/>
          <w:lang w:val="en-US"/>
        </w:rPr>
        <w:softHyphen/>
        <w:t>tru</w:t>
      </w:r>
      <w:proofErr w:type="spellEnd"/>
      <w:r w:rsidRPr="007F4B05">
        <w:rPr>
          <w:rFonts w:eastAsia="Calibri"/>
          <w:noProof w:val="0"/>
          <w:color w:val="000000"/>
          <w:sz w:val="28"/>
          <w:szCs w:val="28"/>
          <w:lang w:val="en-US"/>
        </w:rPr>
        <w:t xml:space="preserve"> a </w:t>
      </w:r>
      <w:proofErr w:type="spellStart"/>
      <w:r w:rsidRPr="007F4B05">
        <w:rPr>
          <w:rFonts w:eastAsia="Calibri"/>
          <w:noProof w:val="0"/>
          <w:color w:val="000000"/>
          <w:sz w:val="28"/>
          <w:szCs w:val="28"/>
          <w:lang w:val="en-US"/>
        </w:rPr>
        <w:t>lucra</w:t>
      </w:r>
      <w:proofErr w:type="spellEnd"/>
      <w:r w:rsidRPr="007F4B05">
        <w:rPr>
          <w:rFonts w:eastAsia="Calibri"/>
          <w:noProof w:val="0"/>
          <w:color w:val="000000"/>
          <w:sz w:val="28"/>
          <w:szCs w:val="28"/>
          <w:lang w:val="en-US"/>
        </w:rPr>
        <w:t xml:space="preserve"> </w:t>
      </w:r>
      <w:proofErr w:type="spellStart"/>
      <w:r w:rsidRPr="007F4B05">
        <w:rPr>
          <w:rFonts w:eastAsia="Calibri"/>
          <w:noProof w:val="0"/>
          <w:color w:val="000000"/>
          <w:sz w:val="28"/>
          <w:szCs w:val="28"/>
          <w:lang w:val="en-US"/>
        </w:rPr>
        <w:t>eficient</w:t>
      </w:r>
      <w:proofErr w:type="spellEnd"/>
      <w:r w:rsidRPr="007F4B05">
        <w:rPr>
          <w:rFonts w:eastAsia="Calibri"/>
          <w:noProof w:val="0"/>
          <w:color w:val="000000"/>
          <w:sz w:val="28"/>
          <w:szCs w:val="28"/>
          <w:lang w:val="en-US"/>
        </w:rPr>
        <w:t>.</w:t>
      </w:r>
      <w:proofErr w:type="gramEnd"/>
      <w:r>
        <w:rPr>
          <w:rFonts w:eastAsia="Calibri"/>
          <w:noProof w:val="0"/>
          <w:color w:val="000000"/>
          <w:sz w:val="28"/>
          <w:szCs w:val="28"/>
          <w:lang w:val="en-US"/>
        </w:rPr>
        <w:t xml:space="preserve"> </w:t>
      </w:r>
      <w:r w:rsidR="0061426D">
        <w:rPr>
          <w:sz w:val="28"/>
          <w:szCs w:val="28"/>
          <w:lang w:val="en-US"/>
        </w:rPr>
        <w:t xml:space="preserve">Infrastructurile de cercetare cuprind toate domeniile de cercetare </w:t>
      </w:r>
      <w:r w:rsidR="0061426D" w:rsidRPr="00541351">
        <w:rPr>
          <w:sz w:val="28"/>
          <w:szCs w:val="28"/>
          <w:lang w:val="en-US"/>
        </w:rPr>
        <w:t xml:space="preserve">împreună cu centrele de cercetare științifică </w:t>
      </w:r>
      <w:r w:rsidR="00541351" w:rsidRPr="00541351">
        <w:rPr>
          <w:sz w:val="28"/>
          <w:szCs w:val="28"/>
          <w:lang w:val="en-US"/>
        </w:rPr>
        <w:t>care grupează personalităţile ştiinţifice ale comunităţii academice, tineri cercetatori aspiranţi la performanţele ştiinţifice în cadrul desfăşurării activităţilor de cercetare ştiinţifică şi formare a resurselor umane în domeniile avansate ale stiintei, bine precizate, şi activează în cadrul instituţiilor din sferă ştiinţei şi inovării a Republicii Moldova.</w:t>
      </w:r>
      <w:r>
        <w:rPr>
          <w:sz w:val="28"/>
          <w:szCs w:val="28"/>
          <w:lang w:val="en-US"/>
        </w:rPr>
        <w:t xml:space="preserve"> </w:t>
      </w:r>
    </w:p>
    <w:p w:rsidR="003D3C35" w:rsidRDefault="003D3C35" w:rsidP="00832499">
      <w:pPr>
        <w:pStyle w:val="AliniereaContinutului"/>
        <w:spacing w:line="240" w:lineRule="auto"/>
        <w:rPr>
          <w:sz w:val="28"/>
          <w:szCs w:val="28"/>
          <w:lang w:val="en-US"/>
        </w:rPr>
      </w:pPr>
    </w:p>
    <w:p w:rsidR="002647B3" w:rsidRDefault="007F4B05" w:rsidP="00832499">
      <w:pPr>
        <w:pStyle w:val="AliniereaContinutului"/>
        <w:spacing w:line="240" w:lineRule="auto"/>
        <w:rPr>
          <w:sz w:val="28"/>
          <w:szCs w:val="28"/>
          <w:lang w:val="en-US"/>
        </w:rPr>
      </w:pPr>
      <w:r w:rsidRPr="007F4B05">
        <w:rPr>
          <w:sz w:val="28"/>
          <w:szCs w:val="28"/>
          <w:lang w:val="en-US"/>
        </w:rPr>
        <w:t>O definiție succintă și informativă oferă literatura românească: infrastructura reprezintă sistemul de facilităţi, echipamente şi servicii necesare operării unei organizaţii</w:t>
      </w:r>
      <w:r w:rsidR="00596B1B">
        <w:rPr>
          <w:sz w:val="28"/>
          <w:szCs w:val="28"/>
          <w:lang w:val="en-US"/>
        </w:rPr>
        <w:t xml:space="preserve"> care </w:t>
      </w:r>
      <w:r w:rsidR="00596B1B" w:rsidRPr="00832499">
        <w:rPr>
          <w:sz w:val="28"/>
          <w:szCs w:val="28"/>
          <w:lang w:val="en-US"/>
        </w:rPr>
        <w:t>sunt</w:t>
      </w:r>
      <w:r w:rsidR="00596B1B">
        <w:rPr>
          <w:bCs/>
          <w:sz w:val="28"/>
          <w:szCs w:val="28"/>
        </w:rPr>
        <w:t xml:space="preserve"> reprezentate</w:t>
      </w:r>
      <w:r w:rsidR="00596B1B" w:rsidRPr="007B7A3B">
        <w:rPr>
          <w:bCs/>
          <w:sz w:val="28"/>
          <w:szCs w:val="28"/>
        </w:rPr>
        <w:t xml:space="preserve"> în figura 1.</w:t>
      </w:r>
      <w:r w:rsidR="003D3C35">
        <w:rPr>
          <w:bCs/>
          <w:sz w:val="28"/>
          <w:szCs w:val="28"/>
        </w:rPr>
        <w:t>2</w:t>
      </w:r>
      <w:r w:rsidRPr="007F4B05">
        <w:rPr>
          <w:sz w:val="28"/>
          <w:szCs w:val="28"/>
          <w:lang w:val="en-US"/>
        </w:rPr>
        <w:t>.</w:t>
      </w:r>
    </w:p>
    <w:p w:rsidR="00596B1B" w:rsidRDefault="00596B1B" w:rsidP="00596B1B">
      <w:pPr>
        <w:pStyle w:val="AliniereaContinutului"/>
        <w:spacing w:line="240" w:lineRule="auto"/>
        <w:ind w:firstLine="0"/>
        <w:rPr>
          <w:sz w:val="28"/>
          <w:szCs w:val="28"/>
          <w:lang w:val="en-US"/>
        </w:rPr>
      </w:pPr>
    </w:p>
    <w:p w:rsidR="00596B1B" w:rsidRDefault="00596B1B" w:rsidP="00596B1B">
      <w:pPr>
        <w:pStyle w:val="AliniereaContinutului"/>
        <w:ind w:firstLine="0"/>
        <w:jc w:val="center"/>
        <w:rPr>
          <w:sz w:val="28"/>
          <w:szCs w:val="28"/>
          <w:lang w:val="en-US"/>
        </w:rPr>
      </w:pPr>
      <w:r>
        <w:rPr>
          <w:sz w:val="28"/>
          <w:szCs w:val="28"/>
          <w:lang w:val="de-DE" w:eastAsia="de-DE"/>
        </w:rPr>
        <w:lastRenderedPageBreak/>
        <w:drawing>
          <wp:inline distT="0" distB="0" distL="0" distR="0">
            <wp:extent cx="4600575" cy="2045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0575" cy="2045628"/>
                    </a:xfrm>
                    <a:prstGeom prst="rect">
                      <a:avLst/>
                    </a:prstGeom>
                    <a:noFill/>
                    <a:ln>
                      <a:noFill/>
                    </a:ln>
                  </pic:spPr>
                </pic:pic>
              </a:graphicData>
            </a:graphic>
          </wp:inline>
        </w:drawing>
      </w:r>
    </w:p>
    <w:p w:rsidR="00596B1B" w:rsidRDefault="00596B1B" w:rsidP="00596B1B">
      <w:pPr>
        <w:pStyle w:val="AliniereaContinutului"/>
        <w:spacing w:line="240" w:lineRule="auto"/>
        <w:ind w:firstLine="0"/>
        <w:jc w:val="center"/>
        <w:rPr>
          <w:sz w:val="28"/>
          <w:szCs w:val="28"/>
          <w:lang w:val="en-US"/>
        </w:rPr>
      </w:pPr>
      <w:r>
        <w:rPr>
          <w:sz w:val="28"/>
          <w:szCs w:val="28"/>
          <w:lang w:val="en-US"/>
        </w:rPr>
        <w:t>Figura 1.</w:t>
      </w:r>
      <w:r w:rsidR="003D3C35">
        <w:rPr>
          <w:sz w:val="28"/>
          <w:szCs w:val="28"/>
          <w:lang w:val="en-US"/>
        </w:rPr>
        <w:t>2</w:t>
      </w:r>
      <w:r>
        <w:rPr>
          <w:sz w:val="28"/>
          <w:szCs w:val="28"/>
          <w:lang w:val="en-US"/>
        </w:rPr>
        <w:t xml:space="preserve"> – </w:t>
      </w:r>
      <w:r w:rsidRPr="00596B1B">
        <w:rPr>
          <w:sz w:val="28"/>
          <w:szCs w:val="28"/>
          <w:lang w:val="en-US"/>
        </w:rPr>
        <w:t>Entitățile de infrastructură (vedere abstractă)</w:t>
      </w:r>
    </w:p>
    <w:p w:rsidR="006E4B26" w:rsidRDefault="006E4B26" w:rsidP="006E4B26">
      <w:pPr>
        <w:pStyle w:val="AliniereaContinutului"/>
        <w:spacing w:line="240" w:lineRule="auto"/>
        <w:rPr>
          <w:sz w:val="28"/>
          <w:szCs w:val="28"/>
          <w:lang w:val="en-US"/>
        </w:rPr>
      </w:pPr>
    </w:p>
    <w:p w:rsidR="006E4B26" w:rsidRDefault="006E4B26" w:rsidP="006E4B26">
      <w:pPr>
        <w:pStyle w:val="AliniereaContinutului"/>
        <w:spacing w:line="240" w:lineRule="auto"/>
        <w:rPr>
          <w:sz w:val="28"/>
          <w:szCs w:val="28"/>
          <w:lang w:val="en-US"/>
        </w:rPr>
      </w:pPr>
      <w:r w:rsidRPr="006E4B26">
        <w:rPr>
          <w:sz w:val="28"/>
          <w:szCs w:val="28"/>
          <w:lang w:val="en-US"/>
        </w:rPr>
        <w:t xml:space="preserve">Luînd în consideraţie faptul, că Republica Moldova, începînd </w:t>
      </w:r>
      <w:r w:rsidR="00937EE7">
        <w:rPr>
          <w:sz w:val="28"/>
          <w:szCs w:val="28"/>
          <w:lang w:val="en-US"/>
        </w:rPr>
        <w:t>din</w:t>
      </w:r>
      <w:r w:rsidRPr="006E4B26">
        <w:rPr>
          <w:sz w:val="28"/>
          <w:szCs w:val="28"/>
          <w:lang w:val="en-US"/>
        </w:rPr>
        <w:t xml:space="preserve"> 1 ianuarie 2014, este ţară asociată la</w:t>
      </w:r>
      <w:r w:rsidRPr="006E4B26">
        <w:rPr>
          <w:color w:val="000000"/>
          <w:sz w:val="23"/>
          <w:szCs w:val="23"/>
        </w:rPr>
        <w:t xml:space="preserve"> </w:t>
      </w:r>
      <w:r w:rsidRPr="006E4B26">
        <w:rPr>
          <w:sz w:val="28"/>
          <w:szCs w:val="28"/>
          <w:lang w:val="en-US"/>
        </w:rPr>
        <w:t xml:space="preserve">Programul Cadru al Uniunii Europene de cercetare-inovare ORIZONT 2020, prioritate va fi acordată proiectelor care vor demonstra: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conectării Centrului de Excelenţă respectiv la infrastructura de cercetare europeană tip “European Science Forum for Research Infrastructure” (ESFRI), “European Technology Platform” (ETP), etc.;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capacitatea de a contribui la consolidarea echipelor de cercetare din Republica Moldova din cadrul diferitor instituţii din sectorul cercetare-inovare pentru participarea în comun la apelurile Programului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experienţa participării în Programele PC7</w:t>
      </w:r>
      <w:r w:rsidR="002D0629">
        <w:rPr>
          <w:sz w:val="28"/>
          <w:szCs w:val="28"/>
          <w:lang w:val="en-US"/>
        </w:rPr>
        <w:t xml:space="preserve"> (Cel</w:t>
      </w:r>
      <w:r w:rsidR="002D0629" w:rsidRPr="002D0629">
        <w:t xml:space="preserve"> </w:t>
      </w:r>
      <w:r w:rsidR="002D0629" w:rsidRPr="002D0629">
        <w:rPr>
          <w:sz w:val="28"/>
          <w:szCs w:val="28"/>
          <w:lang w:val="en-US"/>
        </w:rPr>
        <w:t>de-al Şaptelea Program Cadru pentru cercetare şi dezvoltare tehnologică</w:t>
      </w:r>
      <w:r w:rsidR="002D0629">
        <w:rPr>
          <w:sz w:val="28"/>
          <w:szCs w:val="28"/>
          <w:lang w:val="en-US"/>
        </w:rPr>
        <w:t>)</w:t>
      </w:r>
      <w:r w:rsidRPr="006E4B26">
        <w:rPr>
          <w:sz w:val="28"/>
          <w:szCs w:val="28"/>
          <w:lang w:val="en-US"/>
        </w:rPr>
        <w:t xml:space="preserve"> şi Programul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elaborării unei propuneri de proiect la concursurile anunţate de Programul ORIZONT 2020, pe durata implementării proiectului. </w:t>
      </w:r>
    </w:p>
    <w:p w:rsidR="006E4B26" w:rsidRDefault="006E4B26" w:rsidP="006E4B26">
      <w:pPr>
        <w:pStyle w:val="AliniereaContinutului"/>
        <w:spacing w:line="240" w:lineRule="auto"/>
        <w:rPr>
          <w:sz w:val="28"/>
          <w:szCs w:val="28"/>
          <w:lang w:val="en-US"/>
        </w:rPr>
      </w:pPr>
      <w:r w:rsidRPr="006E4B26">
        <w:rPr>
          <w:sz w:val="28"/>
          <w:szCs w:val="28"/>
          <w:lang w:val="en-US"/>
        </w:rPr>
        <w:t xml:space="preserve">- posibilitatea de a oferi co-finanţare. </w:t>
      </w:r>
    </w:p>
    <w:p w:rsidR="00CF02FC" w:rsidRDefault="00CF02FC" w:rsidP="006E4B26">
      <w:pPr>
        <w:pStyle w:val="AliniereaContinutului"/>
        <w:spacing w:line="240" w:lineRule="auto"/>
        <w:rPr>
          <w:sz w:val="28"/>
          <w:szCs w:val="28"/>
          <w:lang w:val="en-US"/>
        </w:rPr>
      </w:pPr>
    </w:p>
    <w:p w:rsidR="00E64A79" w:rsidRPr="007B7A3B" w:rsidRDefault="00E64A79" w:rsidP="00E64A79">
      <w:pPr>
        <w:pStyle w:val="AliniereaContinutului"/>
        <w:spacing w:line="240" w:lineRule="auto"/>
        <w:rPr>
          <w:bCs/>
          <w:sz w:val="28"/>
          <w:szCs w:val="28"/>
        </w:rPr>
      </w:pPr>
      <w:r w:rsidRPr="00832499">
        <w:rPr>
          <w:sz w:val="28"/>
          <w:szCs w:val="28"/>
          <w:lang w:val="en-US"/>
        </w:rPr>
        <w:t xml:space="preserve">Realizarea primelor pași de inițializare a </w:t>
      </w:r>
      <w:r>
        <w:rPr>
          <w:sz w:val="28"/>
          <w:szCs w:val="28"/>
          <w:lang w:val="en-US"/>
        </w:rPr>
        <w:t xml:space="preserve">dezvoltării a infrastructurilor de cercetare </w:t>
      </w:r>
      <w:r w:rsidRPr="00832499">
        <w:rPr>
          <w:sz w:val="28"/>
          <w:szCs w:val="28"/>
          <w:lang w:val="en-US"/>
        </w:rPr>
        <w:t xml:space="preserve"> sunt</w:t>
      </w:r>
      <w:r>
        <w:rPr>
          <w:bCs/>
          <w:sz w:val="28"/>
          <w:szCs w:val="28"/>
        </w:rPr>
        <w:t xml:space="preserve"> reprezentate</w:t>
      </w:r>
      <w:r w:rsidRPr="007B7A3B">
        <w:rPr>
          <w:bCs/>
          <w:sz w:val="28"/>
          <w:szCs w:val="28"/>
        </w:rPr>
        <w:t xml:space="preserve"> în figura 1.</w:t>
      </w:r>
      <w:r w:rsidR="00FA2FC6">
        <w:rPr>
          <w:bCs/>
          <w:sz w:val="28"/>
          <w:szCs w:val="28"/>
        </w:rPr>
        <w:t>3</w:t>
      </w:r>
      <w:r>
        <w:rPr>
          <w:bCs/>
          <w:sz w:val="28"/>
          <w:szCs w:val="28"/>
        </w:rPr>
        <w:t>.</w:t>
      </w:r>
    </w:p>
    <w:p w:rsidR="00E64A79" w:rsidRPr="00470B02" w:rsidRDefault="00E64A79" w:rsidP="00E64A79">
      <w:pPr>
        <w:pStyle w:val="ListParagraph"/>
        <w:spacing w:line="240" w:lineRule="auto"/>
        <w:ind w:left="0" w:firstLine="708"/>
        <w:rPr>
          <w:sz w:val="28"/>
          <w:szCs w:val="28"/>
        </w:rPr>
      </w:pPr>
    </w:p>
    <w:p w:rsidR="00E64A79" w:rsidRPr="00470B02" w:rsidRDefault="00E64A79" w:rsidP="00E64A79">
      <w:pPr>
        <w:pStyle w:val="N"/>
        <w:spacing w:line="240" w:lineRule="auto"/>
        <w:ind w:firstLine="0"/>
        <w:jc w:val="center"/>
        <w:rPr>
          <w:sz w:val="28"/>
          <w:szCs w:val="28"/>
        </w:rPr>
      </w:pPr>
      <w:r>
        <w:rPr>
          <w:noProof/>
          <w:lang w:val="de-DE" w:eastAsia="de-DE"/>
        </w:rPr>
        <w:lastRenderedPageBreak/>
        <w:drawing>
          <wp:inline distT="0" distB="0" distL="0" distR="0">
            <wp:extent cx="6152515" cy="460819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52515" cy="4608195"/>
                    </a:xfrm>
                    <a:prstGeom prst="rect">
                      <a:avLst/>
                    </a:prstGeom>
                  </pic:spPr>
                </pic:pic>
              </a:graphicData>
            </a:graphic>
          </wp:inline>
        </w:drawing>
      </w:r>
    </w:p>
    <w:p w:rsidR="00E64A79" w:rsidRPr="00166A43" w:rsidRDefault="00E64A79" w:rsidP="00E64A79">
      <w:pPr>
        <w:pStyle w:val="DenumireaImaginii"/>
        <w:spacing w:line="240" w:lineRule="auto"/>
        <w:rPr>
          <w:b w:val="0"/>
          <w:sz w:val="28"/>
          <w:szCs w:val="28"/>
        </w:rPr>
      </w:pPr>
      <w:r w:rsidRPr="00166A43">
        <w:rPr>
          <w:b w:val="0"/>
          <w:sz w:val="28"/>
          <w:szCs w:val="28"/>
        </w:rPr>
        <w:t>Figura 1</w:t>
      </w:r>
      <w:r w:rsidR="00A72CBD">
        <w:rPr>
          <w:b w:val="0"/>
          <w:sz w:val="28"/>
          <w:szCs w:val="28"/>
        </w:rPr>
        <w:t>.</w:t>
      </w:r>
      <w:r w:rsidR="00027D00">
        <w:rPr>
          <w:b w:val="0"/>
          <w:sz w:val="28"/>
          <w:szCs w:val="28"/>
        </w:rPr>
        <w:t>3</w:t>
      </w:r>
      <w:r w:rsidRPr="00166A43">
        <w:rPr>
          <w:b w:val="0"/>
          <w:sz w:val="28"/>
          <w:szCs w:val="28"/>
        </w:rPr>
        <w:t xml:space="preserve"> </w:t>
      </w:r>
      <w:r>
        <w:rPr>
          <w:b w:val="0"/>
          <w:sz w:val="28"/>
          <w:szCs w:val="28"/>
        </w:rPr>
        <w:t>–</w:t>
      </w:r>
      <w:r w:rsidRPr="00166A43">
        <w:rPr>
          <w:b w:val="0"/>
          <w:sz w:val="28"/>
          <w:szCs w:val="28"/>
        </w:rPr>
        <w:t xml:space="preserve"> </w:t>
      </w:r>
      <w:r>
        <w:rPr>
          <w:b w:val="0"/>
          <w:sz w:val="28"/>
          <w:szCs w:val="28"/>
        </w:rPr>
        <w:t xml:space="preserve">Instituții participante în cel de-al șaptelea </w:t>
      </w:r>
      <w:r w:rsidRPr="003F536C">
        <w:rPr>
          <w:b w:val="0"/>
          <w:sz w:val="28"/>
          <w:szCs w:val="28"/>
        </w:rPr>
        <w:t>Program Cadru</w:t>
      </w:r>
    </w:p>
    <w:p w:rsidR="00E64A79" w:rsidRDefault="00E64A79" w:rsidP="006E4B26">
      <w:pPr>
        <w:pStyle w:val="AliniereaContinutului"/>
        <w:spacing w:line="240" w:lineRule="auto"/>
        <w:rPr>
          <w:sz w:val="28"/>
          <w:szCs w:val="28"/>
          <w:lang w:val="en-US"/>
        </w:rPr>
      </w:pPr>
    </w:p>
    <w:p w:rsidR="00CF02FC" w:rsidRPr="006E4B26" w:rsidRDefault="00CF02FC" w:rsidP="00CF02FC">
      <w:pPr>
        <w:pStyle w:val="AliniereaContinutului"/>
        <w:spacing w:line="240" w:lineRule="auto"/>
        <w:rPr>
          <w:sz w:val="28"/>
          <w:szCs w:val="28"/>
          <w:lang w:val="en-US"/>
        </w:rPr>
      </w:pPr>
      <w:r w:rsidRPr="00CF02FC">
        <w:rPr>
          <w:sz w:val="28"/>
          <w:szCs w:val="28"/>
          <w:lang w:val="en-US"/>
        </w:rPr>
        <w:t>Scopul este de a asigura realizarea, durabilitatea pe termen lung și funcționarea eficientă a infrastructurilor de cercetare identificate de Forumul pentru o strategie europeană privind infrastructurile în domeniul cercetării (ESFRI)</w:t>
      </w:r>
      <w:r w:rsidR="00520467">
        <w:rPr>
          <w:sz w:val="28"/>
          <w:szCs w:val="28"/>
          <w:lang w:val="en-US"/>
        </w:rPr>
        <w:t xml:space="preserve"> </w:t>
      </w:r>
      <w:r w:rsidR="00520467" w:rsidRPr="00520467">
        <w:rPr>
          <w:i/>
          <w:sz w:val="28"/>
          <w:szCs w:val="28"/>
          <w:lang w:val="en-US"/>
        </w:rPr>
        <w:t>European Strategy Forum on Research Infrastructures</w:t>
      </w:r>
      <w:r w:rsidRPr="00CF02FC">
        <w:rPr>
          <w:sz w:val="28"/>
          <w:szCs w:val="28"/>
          <w:lang w:val="en-US"/>
        </w:rPr>
        <w:t xml:space="preserve"> și a altor infrastructuri de cercetare de nivel internațional, care vor ajuta </w:t>
      </w:r>
      <w:r>
        <w:rPr>
          <w:sz w:val="28"/>
          <w:szCs w:val="28"/>
          <w:lang w:val="en-US"/>
        </w:rPr>
        <w:t>Moldova</w:t>
      </w:r>
      <w:r w:rsidRPr="00CF02FC">
        <w:rPr>
          <w:sz w:val="28"/>
          <w:szCs w:val="28"/>
          <w:lang w:val="en-US"/>
        </w:rPr>
        <w:t xml:space="preserve"> să răspundă marilor provocări ale științei, industriei și societății. Acest obiectiv va aborda în mod specific infrastructurile care își stabilesc sau care și-au stabilit principiile de guvernanță, de exemplu pe baza Consorțiului pentru o infrastructură europeană de cercetare (ERIC)</w:t>
      </w:r>
      <w:r w:rsidR="00520467">
        <w:rPr>
          <w:sz w:val="28"/>
          <w:szCs w:val="28"/>
          <w:lang w:val="en-US"/>
        </w:rPr>
        <w:t xml:space="preserve"> </w:t>
      </w:r>
      <w:r w:rsidR="00520467" w:rsidRPr="00520467">
        <w:rPr>
          <w:i/>
          <w:sz w:val="28"/>
          <w:szCs w:val="28"/>
          <w:lang w:val="en-US"/>
        </w:rPr>
        <w:t>Education Resource Information Center</w:t>
      </w:r>
      <w:r w:rsidRPr="00CF02FC">
        <w:rPr>
          <w:sz w:val="28"/>
          <w:szCs w:val="28"/>
          <w:lang w:val="en-US"/>
        </w:rPr>
        <w:t xml:space="preserve"> sau a oricărei structuri echivalente la nivel european sau internațional.</w:t>
      </w:r>
    </w:p>
    <w:p w:rsidR="00541351" w:rsidRDefault="00541351" w:rsidP="00832499">
      <w:pPr>
        <w:pStyle w:val="AliniereaContinutului"/>
        <w:spacing w:line="240" w:lineRule="auto"/>
        <w:rPr>
          <w:sz w:val="28"/>
          <w:szCs w:val="28"/>
          <w:lang w:val="en-US"/>
        </w:rPr>
      </w:pPr>
    </w:p>
    <w:p w:rsidR="001D06CC" w:rsidRDefault="00FD3DAA" w:rsidP="00B627D6">
      <w:pPr>
        <w:pStyle w:val="AliniereaContinutului"/>
        <w:spacing w:line="240" w:lineRule="auto"/>
        <w:rPr>
          <w:sz w:val="28"/>
          <w:szCs w:val="28"/>
        </w:rPr>
      </w:pPr>
      <w:r w:rsidRPr="00B627D6">
        <w:rPr>
          <w:sz w:val="28"/>
          <w:szCs w:val="28"/>
        </w:rPr>
        <w:t>Infrastructurile de cercetare ESFRI sunt facilități, resurse sau servicii cu caracter unic, identificate de către comunitățile de cercetare pentru a realiza activități de cercetare de top în toate domeniile.</w:t>
      </w:r>
    </w:p>
    <w:p w:rsidR="002D5C5E" w:rsidRDefault="002D5C5E" w:rsidP="00B627D6">
      <w:pPr>
        <w:pStyle w:val="AliniereaContinutului"/>
        <w:spacing w:line="240" w:lineRule="auto"/>
        <w:rPr>
          <w:sz w:val="28"/>
          <w:szCs w:val="28"/>
        </w:rPr>
      </w:pPr>
    </w:p>
    <w:p w:rsidR="0092143F" w:rsidRDefault="00FD3DAA" w:rsidP="00D67D68">
      <w:pPr>
        <w:pStyle w:val="AliniereaContinutului"/>
        <w:spacing w:line="240" w:lineRule="auto"/>
        <w:rPr>
          <w:sz w:val="28"/>
          <w:szCs w:val="28"/>
        </w:rPr>
      </w:pPr>
      <w:r w:rsidRPr="002D5C5E">
        <w:rPr>
          <w:sz w:val="28"/>
          <w:szCs w:val="28"/>
        </w:rPr>
        <w:t xml:space="preserve">Infrastructură de cercetare înseamnă instalații, resurse și servicii conexe utilizate de comunitatea științifică pentru a desfășura activități de cercetare în domeniile sale respective și cuprinde principalele echipamente sau seturi de instrumente științifice, resurse de cunoștințe precum colecții, arhive sau informații științifice structurate, infrastructurile generice bazate pe tehnologia informației și comunicațiilor cum ar fi </w:t>
      </w:r>
      <w:r w:rsidRPr="002D5C5E">
        <w:rPr>
          <w:sz w:val="28"/>
          <w:szCs w:val="28"/>
        </w:rPr>
        <w:lastRenderedPageBreak/>
        <w:t xml:space="preserve">rețelele, materialul informatic, programele de software și instrumentele de comunicare, precum și orice alte mijloace necesare pentru desfășurarea activităților de cercetare. </w:t>
      </w:r>
    </w:p>
    <w:p w:rsidR="008861E5" w:rsidRDefault="008861E5" w:rsidP="00D67D68">
      <w:pPr>
        <w:pStyle w:val="AliniereaContinutului"/>
        <w:spacing w:line="240" w:lineRule="auto"/>
        <w:rPr>
          <w:sz w:val="28"/>
          <w:szCs w:val="28"/>
        </w:rPr>
      </w:pPr>
    </w:p>
    <w:p w:rsidR="008861E5" w:rsidRDefault="008861E5" w:rsidP="00D67D68">
      <w:pPr>
        <w:pStyle w:val="AliniereaContinutului"/>
        <w:spacing w:line="240" w:lineRule="auto"/>
        <w:rPr>
          <w:sz w:val="28"/>
          <w:szCs w:val="28"/>
        </w:rPr>
      </w:pPr>
      <w:r w:rsidRPr="008861E5">
        <w:rPr>
          <w:sz w:val="28"/>
          <w:szCs w:val="28"/>
        </w:rPr>
        <w:t>În prezent, comunitatea academică lucrează la elaborarea Strategiei Naţionale pentru Integrarea în Spaţiul European de Cercetare 2018–2020. În scopul stimulării interesului pentru participarea în Progra</w:t>
      </w:r>
      <w:r w:rsidRPr="008861E5">
        <w:rPr>
          <w:sz w:val="28"/>
          <w:szCs w:val="28"/>
        </w:rPr>
        <w:softHyphen/>
        <w:t>mul Cadru al UE de cercetare şi inovare ORIZONT 2020 şi accelerarea integrării în Spațiul European de Cercetare, a fost elaborat un nou program pilot pri</w:t>
      </w:r>
      <w:r w:rsidRPr="008861E5">
        <w:rPr>
          <w:sz w:val="28"/>
          <w:szCs w:val="28"/>
        </w:rPr>
        <w:softHyphen/>
        <w:t>vind conectarea Centrelor de Excelenţă moldovenești la infrastructurile europene de cercetare precum ES</w:t>
      </w:r>
      <w:r w:rsidRPr="008861E5">
        <w:rPr>
          <w:sz w:val="28"/>
          <w:szCs w:val="28"/>
        </w:rPr>
        <w:softHyphen/>
        <w:t>FRI, Research Networks etc. În conformitate cu noul său statut, Academia de Ştiinţe a Moldovei urmează să consulte Guvernul în ce privește crearea şi dezvoltarea infrastructurii publice în domeniile cercetării şi inovă</w:t>
      </w:r>
      <w:r w:rsidRPr="008861E5">
        <w:rPr>
          <w:sz w:val="28"/>
          <w:szCs w:val="28"/>
        </w:rPr>
        <w:softHyphen/>
        <w:t>rii, să promoveze aderarea la platformele tehnologice regionale şi europene de utilizare a infrastructurii de cercetare.</w:t>
      </w:r>
    </w:p>
    <w:p w:rsidR="007D0EA9" w:rsidRDefault="007D0EA9" w:rsidP="007D0EA9">
      <w:pPr>
        <w:pStyle w:val="Pa1"/>
        <w:jc w:val="both"/>
        <w:rPr>
          <w:rFonts w:cs="Minion Pro"/>
          <w:color w:val="000000"/>
          <w:sz w:val="22"/>
          <w:szCs w:val="22"/>
          <w:lang w:val="ro-RO"/>
        </w:rPr>
      </w:pPr>
    </w:p>
    <w:p w:rsidR="003C7E73" w:rsidRPr="006C4A9F" w:rsidRDefault="007D0EA9" w:rsidP="007D0EA9">
      <w:pPr>
        <w:pStyle w:val="Pa1"/>
        <w:ind w:firstLine="708"/>
        <w:jc w:val="both"/>
        <w:rPr>
          <w:sz w:val="28"/>
          <w:szCs w:val="28"/>
          <w:lang w:val="en-GB"/>
        </w:rPr>
      </w:pPr>
      <w:r>
        <w:rPr>
          <w:rFonts w:ascii="Times New Roman" w:eastAsia="Times New Roman" w:hAnsi="Times New Roman"/>
          <w:noProof/>
          <w:sz w:val="28"/>
          <w:szCs w:val="28"/>
          <w:lang w:val="ro-RO" w:eastAsia="en-US"/>
        </w:rPr>
        <w:t>Î</w:t>
      </w:r>
      <w:r w:rsidRPr="007D0EA9">
        <w:rPr>
          <w:rFonts w:ascii="Times New Roman" w:eastAsia="Times New Roman" w:hAnsi="Times New Roman"/>
          <w:noProof/>
          <w:sz w:val="28"/>
          <w:szCs w:val="28"/>
          <w:lang w:val="ro-RO" w:eastAsia="en-US"/>
        </w:rPr>
        <w:t xml:space="preserve">n Republica Moldova </w:t>
      </w:r>
      <w:r>
        <w:rPr>
          <w:rFonts w:ascii="Times New Roman" w:eastAsia="Times New Roman" w:hAnsi="Times New Roman"/>
          <w:noProof/>
          <w:sz w:val="28"/>
          <w:szCs w:val="28"/>
          <w:lang w:val="ro-RO" w:eastAsia="en-US"/>
        </w:rPr>
        <w:t>n</w:t>
      </w:r>
      <w:r w:rsidRPr="007D0EA9">
        <w:rPr>
          <w:rFonts w:ascii="Times New Roman" w:eastAsia="Times New Roman" w:hAnsi="Times New Roman"/>
          <w:noProof/>
          <w:sz w:val="28"/>
          <w:szCs w:val="28"/>
          <w:lang w:val="ro-RO" w:eastAsia="en-US"/>
        </w:rPr>
        <w:t>umărul de organizaţii ştiinţifice a variat în diferite perioade. Astfel, în anul 1960, activau nouă institute de cercetare, în 1970 – 66, în 1985 – 107, în 2004 – 101. În anul 2017 sunt înregis</w:t>
      </w:r>
      <w:r w:rsidRPr="007D0EA9">
        <w:rPr>
          <w:rFonts w:ascii="Times New Roman" w:eastAsia="Times New Roman" w:hAnsi="Times New Roman"/>
          <w:noProof/>
          <w:sz w:val="28"/>
          <w:szCs w:val="28"/>
          <w:lang w:val="ro-RO" w:eastAsia="en-US"/>
        </w:rPr>
        <w:softHyphen/>
        <w:t>trate nouă institute de cercetare fondate de AȘM, 33 de organizaţii de cercetare din diferite ramuri, 12 univer</w:t>
      </w:r>
      <w:r w:rsidRPr="007D0EA9">
        <w:rPr>
          <w:rFonts w:ascii="Times New Roman" w:eastAsia="Times New Roman" w:hAnsi="Times New Roman"/>
          <w:noProof/>
          <w:sz w:val="28"/>
          <w:szCs w:val="28"/>
          <w:lang w:val="ro-RO" w:eastAsia="en-US"/>
        </w:rPr>
        <w:softHyphen/>
        <w:t>sități acreditate cu activitate științifică, două muzee, trei parcuri științifico-tehnologice, șapte incubatoare de inovare</w:t>
      </w:r>
      <w:r>
        <w:rPr>
          <w:rFonts w:ascii="Times New Roman" w:eastAsia="Times New Roman" w:hAnsi="Times New Roman"/>
          <w:noProof/>
          <w:sz w:val="28"/>
          <w:szCs w:val="28"/>
          <w:lang w:val="ro-RO" w:eastAsia="en-US"/>
        </w:rPr>
        <w:t xml:space="preserve">. </w:t>
      </w:r>
      <w:proofErr w:type="spellStart"/>
      <w:r w:rsidRPr="006C4A9F">
        <w:rPr>
          <w:sz w:val="28"/>
          <w:szCs w:val="28"/>
          <w:lang w:val="en-GB"/>
        </w:rPr>
        <w:t>Până</w:t>
      </w:r>
      <w:proofErr w:type="spellEnd"/>
      <w:r w:rsidRPr="006C4A9F">
        <w:rPr>
          <w:sz w:val="28"/>
          <w:szCs w:val="28"/>
          <w:lang w:val="en-GB"/>
        </w:rPr>
        <w:t xml:space="preserve"> </w:t>
      </w:r>
      <w:proofErr w:type="spellStart"/>
      <w:r w:rsidRPr="006C4A9F">
        <w:rPr>
          <w:sz w:val="28"/>
          <w:szCs w:val="28"/>
          <w:lang w:val="en-GB"/>
        </w:rPr>
        <w:t>în</w:t>
      </w:r>
      <w:proofErr w:type="spellEnd"/>
      <w:r w:rsidRPr="006C4A9F">
        <w:rPr>
          <w:sz w:val="28"/>
          <w:szCs w:val="28"/>
          <w:lang w:val="en-GB"/>
        </w:rPr>
        <w:t xml:space="preserve"> </w:t>
      </w:r>
      <w:proofErr w:type="spellStart"/>
      <w:r w:rsidRPr="006C4A9F">
        <w:rPr>
          <w:sz w:val="28"/>
          <w:szCs w:val="28"/>
          <w:lang w:val="en-GB"/>
        </w:rPr>
        <w:t>anul</w:t>
      </w:r>
      <w:proofErr w:type="spellEnd"/>
      <w:r w:rsidRPr="006C4A9F">
        <w:rPr>
          <w:sz w:val="28"/>
          <w:szCs w:val="28"/>
          <w:lang w:val="en-GB"/>
        </w:rPr>
        <w:t xml:space="preserve"> 2004, </w:t>
      </w:r>
      <w:proofErr w:type="spellStart"/>
      <w:r w:rsidRPr="006C4A9F">
        <w:rPr>
          <w:sz w:val="28"/>
          <w:szCs w:val="28"/>
          <w:lang w:val="en-GB"/>
        </w:rPr>
        <w:t>baza</w:t>
      </w:r>
      <w:proofErr w:type="spellEnd"/>
      <w:r w:rsidRPr="006C4A9F">
        <w:rPr>
          <w:sz w:val="28"/>
          <w:szCs w:val="28"/>
          <w:lang w:val="en-GB"/>
        </w:rPr>
        <w:t xml:space="preserve"> </w:t>
      </w:r>
      <w:proofErr w:type="spellStart"/>
      <w:r w:rsidRPr="006C4A9F">
        <w:rPr>
          <w:sz w:val="28"/>
          <w:szCs w:val="28"/>
          <w:lang w:val="en-GB"/>
        </w:rPr>
        <w:t>tehnico-materială</w:t>
      </w:r>
      <w:proofErr w:type="spellEnd"/>
      <w:r w:rsidRPr="006C4A9F">
        <w:rPr>
          <w:sz w:val="28"/>
          <w:szCs w:val="28"/>
          <w:lang w:val="en-GB"/>
        </w:rPr>
        <w:t xml:space="preserve"> a </w:t>
      </w:r>
      <w:proofErr w:type="spellStart"/>
      <w:r w:rsidRPr="006C4A9F">
        <w:rPr>
          <w:sz w:val="28"/>
          <w:szCs w:val="28"/>
          <w:lang w:val="en-GB"/>
        </w:rPr>
        <w:t>in</w:t>
      </w:r>
      <w:r w:rsidRPr="006C4A9F">
        <w:rPr>
          <w:sz w:val="28"/>
          <w:szCs w:val="28"/>
          <w:lang w:val="en-GB"/>
        </w:rPr>
        <w:softHyphen/>
        <w:t>stituţiilor</w:t>
      </w:r>
      <w:proofErr w:type="spellEnd"/>
      <w:r w:rsidRPr="006C4A9F">
        <w:rPr>
          <w:sz w:val="28"/>
          <w:szCs w:val="28"/>
          <w:lang w:val="en-GB"/>
        </w:rPr>
        <w:t xml:space="preserve"> de </w:t>
      </w:r>
      <w:proofErr w:type="spellStart"/>
      <w:r w:rsidRPr="006C4A9F">
        <w:rPr>
          <w:sz w:val="28"/>
          <w:szCs w:val="28"/>
          <w:lang w:val="en-GB"/>
        </w:rPr>
        <w:t>cercetare</w:t>
      </w:r>
      <w:proofErr w:type="spellEnd"/>
      <w:r w:rsidRPr="006C4A9F">
        <w:rPr>
          <w:sz w:val="28"/>
          <w:szCs w:val="28"/>
          <w:lang w:val="en-GB"/>
        </w:rPr>
        <w:t xml:space="preserve"> era </w:t>
      </w:r>
      <w:proofErr w:type="spellStart"/>
      <w:r w:rsidRPr="006C4A9F">
        <w:rPr>
          <w:sz w:val="28"/>
          <w:szCs w:val="28"/>
          <w:lang w:val="en-GB"/>
        </w:rPr>
        <w:t>învechită</w:t>
      </w:r>
      <w:proofErr w:type="spellEnd"/>
      <w:r w:rsidRPr="006C4A9F">
        <w:rPr>
          <w:sz w:val="28"/>
          <w:szCs w:val="28"/>
          <w:lang w:val="en-GB"/>
        </w:rPr>
        <w:t xml:space="preserve">, </w:t>
      </w:r>
      <w:proofErr w:type="spellStart"/>
      <w:r w:rsidRPr="006C4A9F">
        <w:rPr>
          <w:sz w:val="28"/>
          <w:szCs w:val="28"/>
          <w:lang w:val="en-GB"/>
        </w:rPr>
        <w:t>echipamentul</w:t>
      </w:r>
      <w:proofErr w:type="spellEnd"/>
      <w:r w:rsidRPr="006C4A9F">
        <w:rPr>
          <w:sz w:val="28"/>
          <w:szCs w:val="28"/>
          <w:lang w:val="en-GB"/>
        </w:rPr>
        <w:t xml:space="preserve"> de </w:t>
      </w:r>
      <w:proofErr w:type="spellStart"/>
      <w:r w:rsidRPr="006C4A9F">
        <w:rPr>
          <w:sz w:val="28"/>
          <w:szCs w:val="28"/>
          <w:lang w:val="en-GB"/>
        </w:rPr>
        <w:t>cercetare</w:t>
      </w:r>
      <w:proofErr w:type="spellEnd"/>
      <w:r w:rsidRPr="006C4A9F">
        <w:rPr>
          <w:sz w:val="28"/>
          <w:szCs w:val="28"/>
          <w:lang w:val="en-GB"/>
        </w:rPr>
        <w:t xml:space="preserve"> </w:t>
      </w:r>
      <w:proofErr w:type="spellStart"/>
      <w:r w:rsidRPr="006C4A9F">
        <w:rPr>
          <w:sz w:val="28"/>
          <w:szCs w:val="28"/>
          <w:lang w:val="en-GB"/>
        </w:rPr>
        <w:t>neperformant</w:t>
      </w:r>
      <w:proofErr w:type="spellEnd"/>
      <w:r w:rsidRPr="006C4A9F">
        <w:rPr>
          <w:sz w:val="28"/>
          <w:szCs w:val="28"/>
          <w:lang w:val="en-GB"/>
        </w:rPr>
        <w:t xml:space="preserve">, cu </w:t>
      </w:r>
      <w:proofErr w:type="gramStart"/>
      <w:r w:rsidRPr="006C4A9F">
        <w:rPr>
          <w:sz w:val="28"/>
          <w:szCs w:val="28"/>
          <w:lang w:val="en-GB"/>
        </w:rPr>
        <w:t>un</w:t>
      </w:r>
      <w:proofErr w:type="gramEnd"/>
      <w:r w:rsidRPr="006C4A9F">
        <w:rPr>
          <w:sz w:val="28"/>
          <w:szCs w:val="28"/>
          <w:lang w:val="en-GB"/>
        </w:rPr>
        <w:t xml:space="preserve"> grad </w:t>
      </w:r>
      <w:proofErr w:type="spellStart"/>
      <w:r w:rsidRPr="006C4A9F">
        <w:rPr>
          <w:sz w:val="28"/>
          <w:szCs w:val="28"/>
          <w:lang w:val="en-GB"/>
        </w:rPr>
        <w:t>sporit</w:t>
      </w:r>
      <w:proofErr w:type="spellEnd"/>
      <w:r w:rsidRPr="006C4A9F">
        <w:rPr>
          <w:sz w:val="28"/>
          <w:szCs w:val="28"/>
          <w:lang w:val="en-GB"/>
        </w:rPr>
        <w:t xml:space="preserve"> de </w:t>
      </w:r>
      <w:proofErr w:type="spellStart"/>
      <w:r w:rsidRPr="006C4A9F">
        <w:rPr>
          <w:sz w:val="28"/>
          <w:szCs w:val="28"/>
          <w:lang w:val="en-GB"/>
        </w:rPr>
        <w:t>uzură</w:t>
      </w:r>
      <w:proofErr w:type="spellEnd"/>
      <w:r w:rsidRPr="006C4A9F">
        <w:rPr>
          <w:sz w:val="28"/>
          <w:szCs w:val="28"/>
          <w:lang w:val="en-GB"/>
        </w:rPr>
        <w:t xml:space="preserve">. </w:t>
      </w:r>
      <w:proofErr w:type="spellStart"/>
      <w:r w:rsidRPr="006C4A9F">
        <w:rPr>
          <w:sz w:val="28"/>
          <w:szCs w:val="28"/>
          <w:lang w:val="en-GB"/>
        </w:rPr>
        <w:t>În</w:t>
      </w:r>
      <w:proofErr w:type="spellEnd"/>
      <w:r w:rsidRPr="006C4A9F">
        <w:rPr>
          <w:sz w:val="28"/>
          <w:szCs w:val="28"/>
          <w:lang w:val="en-GB"/>
        </w:rPr>
        <w:t xml:space="preserve"> </w:t>
      </w:r>
      <w:proofErr w:type="spellStart"/>
      <w:r w:rsidRPr="006C4A9F">
        <w:rPr>
          <w:sz w:val="28"/>
          <w:szCs w:val="28"/>
          <w:lang w:val="en-GB"/>
        </w:rPr>
        <w:t>decembrie</w:t>
      </w:r>
      <w:proofErr w:type="spellEnd"/>
      <w:r w:rsidRPr="006C4A9F">
        <w:rPr>
          <w:sz w:val="28"/>
          <w:szCs w:val="28"/>
          <w:lang w:val="en-GB"/>
        </w:rPr>
        <w:t xml:space="preserve"> 2005, </w:t>
      </w:r>
      <w:proofErr w:type="spellStart"/>
      <w:r w:rsidRPr="006C4A9F">
        <w:rPr>
          <w:sz w:val="28"/>
          <w:szCs w:val="28"/>
          <w:lang w:val="en-GB"/>
        </w:rPr>
        <w:t>Guvernul</w:t>
      </w:r>
      <w:proofErr w:type="spellEnd"/>
      <w:r w:rsidRPr="006C4A9F">
        <w:rPr>
          <w:sz w:val="28"/>
          <w:szCs w:val="28"/>
          <w:lang w:val="en-GB"/>
        </w:rPr>
        <w:t xml:space="preserve"> </w:t>
      </w:r>
      <w:proofErr w:type="spellStart"/>
      <w:r w:rsidRPr="006C4A9F">
        <w:rPr>
          <w:sz w:val="28"/>
          <w:szCs w:val="28"/>
          <w:lang w:val="en-GB"/>
        </w:rPr>
        <w:t>Republicii</w:t>
      </w:r>
      <w:proofErr w:type="spellEnd"/>
      <w:r w:rsidRPr="006C4A9F">
        <w:rPr>
          <w:sz w:val="28"/>
          <w:szCs w:val="28"/>
          <w:lang w:val="en-GB"/>
        </w:rPr>
        <w:t xml:space="preserve"> Moldova </w:t>
      </w:r>
      <w:proofErr w:type="gramStart"/>
      <w:r w:rsidRPr="006C4A9F">
        <w:rPr>
          <w:sz w:val="28"/>
          <w:szCs w:val="28"/>
          <w:lang w:val="en-GB"/>
        </w:rPr>
        <w:t>a</w:t>
      </w:r>
      <w:proofErr w:type="gramEnd"/>
      <w:r w:rsidRPr="006C4A9F">
        <w:rPr>
          <w:sz w:val="28"/>
          <w:szCs w:val="28"/>
          <w:lang w:val="en-GB"/>
        </w:rPr>
        <w:t xml:space="preserve"> </w:t>
      </w:r>
      <w:proofErr w:type="spellStart"/>
      <w:r w:rsidRPr="006C4A9F">
        <w:rPr>
          <w:sz w:val="28"/>
          <w:szCs w:val="28"/>
          <w:lang w:val="en-GB"/>
        </w:rPr>
        <w:t>aprobat</w:t>
      </w:r>
      <w:proofErr w:type="spellEnd"/>
      <w:r w:rsidRPr="006C4A9F">
        <w:rPr>
          <w:sz w:val="28"/>
          <w:szCs w:val="28"/>
          <w:lang w:val="en-GB"/>
        </w:rPr>
        <w:t xml:space="preserve"> o </w:t>
      </w:r>
      <w:proofErr w:type="spellStart"/>
      <w:r w:rsidRPr="006C4A9F">
        <w:rPr>
          <w:sz w:val="28"/>
          <w:szCs w:val="28"/>
          <w:lang w:val="en-GB"/>
        </w:rPr>
        <w:t>hotărâre</w:t>
      </w:r>
      <w:proofErr w:type="spellEnd"/>
      <w:r w:rsidRPr="006C4A9F">
        <w:rPr>
          <w:sz w:val="28"/>
          <w:szCs w:val="28"/>
          <w:lang w:val="en-GB"/>
        </w:rPr>
        <w:t xml:space="preserve"> </w:t>
      </w:r>
      <w:proofErr w:type="spellStart"/>
      <w:r w:rsidRPr="006C4A9F">
        <w:rPr>
          <w:sz w:val="28"/>
          <w:szCs w:val="28"/>
          <w:lang w:val="en-GB"/>
        </w:rPr>
        <w:t>în</w:t>
      </w:r>
      <w:proofErr w:type="spellEnd"/>
      <w:r w:rsidRPr="006C4A9F">
        <w:rPr>
          <w:sz w:val="28"/>
          <w:szCs w:val="28"/>
          <w:lang w:val="en-GB"/>
        </w:rPr>
        <w:t xml:space="preserve"> care au </w:t>
      </w:r>
      <w:proofErr w:type="spellStart"/>
      <w:r w:rsidRPr="006C4A9F">
        <w:rPr>
          <w:sz w:val="28"/>
          <w:szCs w:val="28"/>
          <w:lang w:val="en-GB"/>
        </w:rPr>
        <w:t>fost</w:t>
      </w:r>
      <w:proofErr w:type="spellEnd"/>
      <w:r w:rsidRPr="006C4A9F">
        <w:rPr>
          <w:sz w:val="28"/>
          <w:szCs w:val="28"/>
          <w:lang w:val="en-GB"/>
        </w:rPr>
        <w:t xml:space="preserve"> stipulate </w:t>
      </w:r>
      <w:proofErr w:type="spellStart"/>
      <w:r w:rsidRPr="006C4A9F">
        <w:rPr>
          <w:sz w:val="28"/>
          <w:szCs w:val="28"/>
          <w:lang w:val="en-GB"/>
        </w:rPr>
        <w:t>măsurile</w:t>
      </w:r>
      <w:proofErr w:type="spellEnd"/>
      <w:r w:rsidRPr="006C4A9F">
        <w:rPr>
          <w:sz w:val="28"/>
          <w:szCs w:val="28"/>
          <w:lang w:val="en-GB"/>
        </w:rPr>
        <w:t xml:space="preserve"> de </w:t>
      </w:r>
      <w:proofErr w:type="spellStart"/>
      <w:r w:rsidRPr="006C4A9F">
        <w:rPr>
          <w:sz w:val="28"/>
          <w:szCs w:val="28"/>
          <w:lang w:val="en-GB"/>
        </w:rPr>
        <w:t>optimizare</w:t>
      </w:r>
      <w:proofErr w:type="spellEnd"/>
      <w:r w:rsidRPr="006C4A9F">
        <w:rPr>
          <w:sz w:val="28"/>
          <w:szCs w:val="28"/>
          <w:lang w:val="en-GB"/>
        </w:rPr>
        <w:t xml:space="preserve"> a </w:t>
      </w:r>
      <w:proofErr w:type="spellStart"/>
      <w:r w:rsidRPr="006C4A9F">
        <w:rPr>
          <w:sz w:val="28"/>
          <w:szCs w:val="28"/>
          <w:lang w:val="en-GB"/>
        </w:rPr>
        <w:t>infrastructurii</w:t>
      </w:r>
      <w:proofErr w:type="spellEnd"/>
      <w:r w:rsidRPr="006C4A9F">
        <w:rPr>
          <w:sz w:val="28"/>
          <w:szCs w:val="28"/>
          <w:lang w:val="en-GB"/>
        </w:rPr>
        <w:t xml:space="preserve"> </w:t>
      </w:r>
      <w:proofErr w:type="spellStart"/>
      <w:r w:rsidRPr="006C4A9F">
        <w:rPr>
          <w:sz w:val="28"/>
          <w:szCs w:val="28"/>
          <w:lang w:val="en-GB"/>
        </w:rPr>
        <w:t>sferei</w:t>
      </w:r>
      <w:proofErr w:type="spellEnd"/>
      <w:r w:rsidRPr="006C4A9F">
        <w:rPr>
          <w:sz w:val="28"/>
          <w:szCs w:val="28"/>
          <w:lang w:val="en-GB"/>
        </w:rPr>
        <w:t xml:space="preserve"> </w:t>
      </w:r>
      <w:proofErr w:type="spellStart"/>
      <w:r w:rsidRPr="006C4A9F">
        <w:rPr>
          <w:sz w:val="28"/>
          <w:szCs w:val="28"/>
          <w:lang w:val="en-GB"/>
        </w:rPr>
        <w:t>știinţei</w:t>
      </w:r>
      <w:proofErr w:type="spellEnd"/>
      <w:r w:rsidRPr="006C4A9F">
        <w:rPr>
          <w:sz w:val="28"/>
          <w:szCs w:val="28"/>
          <w:lang w:val="en-GB"/>
        </w:rPr>
        <w:t xml:space="preserve"> </w:t>
      </w:r>
      <w:proofErr w:type="spellStart"/>
      <w:r w:rsidRPr="006C4A9F">
        <w:rPr>
          <w:sz w:val="28"/>
          <w:szCs w:val="28"/>
          <w:lang w:val="en-GB"/>
        </w:rPr>
        <w:t>și</w:t>
      </w:r>
      <w:proofErr w:type="spellEnd"/>
      <w:r w:rsidRPr="006C4A9F">
        <w:rPr>
          <w:sz w:val="28"/>
          <w:szCs w:val="28"/>
          <w:lang w:val="en-GB"/>
        </w:rPr>
        <w:t xml:space="preserve"> </w:t>
      </w:r>
      <w:proofErr w:type="spellStart"/>
      <w:r w:rsidRPr="006C4A9F">
        <w:rPr>
          <w:sz w:val="28"/>
          <w:szCs w:val="28"/>
          <w:lang w:val="en-GB"/>
        </w:rPr>
        <w:t>inovării</w:t>
      </w:r>
      <w:proofErr w:type="spellEnd"/>
      <w:r w:rsidRPr="006C4A9F">
        <w:rPr>
          <w:sz w:val="28"/>
          <w:szCs w:val="28"/>
          <w:lang w:val="en-GB"/>
        </w:rPr>
        <w:t xml:space="preserve">. </w:t>
      </w:r>
      <w:proofErr w:type="spellStart"/>
      <w:r w:rsidRPr="006C4A9F">
        <w:rPr>
          <w:sz w:val="28"/>
          <w:szCs w:val="28"/>
          <w:lang w:val="en-GB"/>
        </w:rPr>
        <w:t>Astfel</w:t>
      </w:r>
      <w:proofErr w:type="spellEnd"/>
      <w:r w:rsidRPr="006C4A9F">
        <w:rPr>
          <w:sz w:val="28"/>
          <w:szCs w:val="28"/>
          <w:lang w:val="en-GB"/>
        </w:rPr>
        <w:t xml:space="preserve">, </w:t>
      </w:r>
      <w:proofErr w:type="spellStart"/>
      <w:r w:rsidRPr="006C4A9F">
        <w:rPr>
          <w:sz w:val="28"/>
          <w:szCs w:val="28"/>
          <w:lang w:val="en-GB"/>
        </w:rPr>
        <w:t>pentru</w:t>
      </w:r>
      <w:proofErr w:type="spellEnd"/>
      <w:r w:rsidRPr="006C4A9F">
        <w:rPr>
          <w:sz w:val="28"/>
          <w:szCs w:val="28"/>
          <w:lang w:val="en-GB"/>
        </w:rPr>
        <w:t xml:space="preserve"> </w:t>
      </w:r>
      <w:proofErr w:type="spellStart"/>
      <w:r w:rsidRPr="006C4A9F">
        <w:rPr>
          <w:sz w:val="28"/>
          <w:szCs w:val="28"/>
          <w:lang w:val="en-GB"/>
        </w:rPr>
        <w:t>consolidarea</w:t>
      </w:r>
      <w:proofErr w:type="spellEnd"/>
      <w:r w:rsidRPr="006C4A9F">
        <w:rPr>
          <w:sz w:val="28"/>
          <w:szCs w:val="28"/>
          <w:lang w:val="en-GB"/>
        </w:rPr>
        <w:t xml:space="preserve"> </w:t>
      </w:r>
      <w:proofErr w:type="spellStart"/>
      <w:r w:rsidRPr="006C4A9F">
        <w:rPr>
          <w:sz w:val="28"/>
          <w:szCs w:val="28"/>
          <w:lang w:val="en-GB"/>
        </w:rPr>
        <w:t>acesteia</w:t>
      </w:r>
      <w:proofErr w:type="spellEnd"/>
      <w:r w:rsidRPr="006C4A9F">
        <w:rPr>
          <w:sz w:val="28"/>
          <w:szCs w:val="28"/>
          <w:lang w:val="en-GB"/>
        </w:rPr>
        <w:t xml:space="preserve"> s-a </w:t>
      </w:r>
      <w:proofErr w:type="spellStart"/>
      <w:r w:rsidRPr="006C4A9F">
        <w:rPr>
          <w:sz w:val="28"/>
          <w:szCs w:val="28"/>
          <w:lang w:val="en-GB"/>
        </w:rPr>
        <w:t>decis</w:t>
      </w:r>
      <w:proofErr w:type="spellEnd"/>
      <w:r w:rsidRPr="006C4A9F">
        <w:rPr>
          <w:sz w:val="28"/>
          <w:szCs w:val="28"/>
          <w:lang w:val="en-GB"/>
        </w:rPr>
        <w:t xml:space="preserve"> ca 20% din </w:t>
      </w:r>
      <w:proofErr w:type="spellStart"/>
      <w:r w:rsidRPr="006C4A9F">
        <w:rPr>
          <w:sz w:val="28"/>
          <w:szCs w:val="28"/>
          <w:lang w:val="en-GB"/>
        </w:rPr>
        <w:t>resursele</w:t>
      </w:r>
      <w:proofErr w:type="spellEnd"/>
      <w:r w:rsidRPr="006C4A9F">
        <w:rPr>
          <w:sz w:val="28"/>
          <w:szCs w:val="28"/>
          <w:lang w:val="en-GB"/>
        </w:rPr>
        <w:t xml:space="preserve"> </w:t>
      </w:r>
      <w:proofErr w:type="spellStart"/>
      <w:r w:rsidRPr="006C4A9F">
        <w:rPr>
          <w:sz w:val="28"/>
          <w:szCs w:val="28"/>
          <w:lang w:val="en-GB"/>
        </w:rPr>
        <w:t>financiare</w:t>
      </w:r>
      <w:proofErr w:type="spellEnd"/>
      <w:r w:rsidRPr="006C4A9F">
        <w:rPr>
          <w:sz w:val="28"/>
          <w:szCs w:val="28"/>
          <w:lang w:val="en-GB"/>
        </w:rPr>
        <w:t xml:space="preserve"> </w:t>
      </w:r>
      <w:proofErr w:type="spellStart"/>
      <w:proofErr w:type="gramStart"/>
      <w:r w:rsidRPr="006C4A9F">
        <w:rPr>
          <w:sz w:val="28"/>
          <w:szCs w:val="28"/>
          <w:lang w:val="en-GB"/>
        </w:rPr>
        <w:t>să</w:t>
      </w:r>
      <w:proofErr w:type="spellEnd"/>
      <w:proofErr w:type="gramEnd"/>
      <w:r w:rsidRPr="006C4A9F">
        <w:rPr>
          <w:sz w:val="28"/>
          <w:szCs w:val="28"/>
          <w:lang w:val="en-GB"/>
        </w:rPr>
        <w:t xml:space="preserve"> fie </w:t>
      </w:r>
      <w:proofErr w:type="spellStart"/>
      <w:r w:rsidRPr="006C4A9F">
        <w:rPr>
          <w:sz w:val="28"/>
          <w:szCs w:val="28"/>
          <w:lang w:val="en-GB"/>
        </w:rPr>
        <w:t>alocate</w:t>
      </w:r>
      <w:proofErr w:type="spellEnd"/>
      <w:r w:rsidRPr="006C4A9F">
        <w:rPr>
          <w:sz w:val="28"/>
          <w:szCs w:val="28"/>
          <w:lang w:val="en-GB"/>
        </w:rPr>
        <w:t xml:space="preserve"> </w:t>
      </w:r>
      <w:proofErr w:type="spellStart"/>
      <w:r w:rsidRPr="006C4A9F">
        <w:rPr>
          <w:sz w:val="28"/>
          <w:szCs w:val="28"/>
          <w:lang w:val="en-GB"/>
        </w:rPr>
        <w:t>pentru</w:t>
      </w:r>
      <w:proofErr w:type="spellEnd"/>
      <w:r w:rsidRPr="006C4A9F">
        <w:rPr>
          <w:sz w:val="28"/>
          <w:szCs w:val="28"/>
          <w:lang w:val="en-GB"/>
        </w:rPr>
        <w:t xml:space="preserve"> </w:t>
      </w:r>
      <w:proofErr w:type="spellStart"/>
      <w:r w:rsidRPr="006C4A9F">
        <w:rPr>
          <w:sz w:val="28"/>
          <w:szCs w:val="28"/>
          <w:lang w:val="en-GB"/>
        </w:rPr>
        <w:t>asigura</w:t>
      </w:r>
      <w:r w:rsidRPr="006C4A9F">
        <w:rPr>
          <w:sz w:val="28"/>
          <w:szCs w:val="28"/>
          <w:lang w:val="en-GB"/>
        </w:rPr>
        <w:softHyphen/>
        <w:t>rea</w:t>
      </w:r>
      <w:proofErr w:type="spellEnd"/>
      <w:r w:rsidRPr="006C4A9F">
        <w:rPr>
          <w:sz w:val="28"/>
          <w:szCs w:val="28"/>
          <w:lang w:val="en-GB"/>
        </w:rPr>
        <w:t xml:space="preserve"> </w:t>
      </w:r>
      <w:proofErr w:type="spellStart"/>
      <w:r w:rsidRPr="006C4A9F">
        <w:rPr>
          <w:sz w:val="28"/>
          <w:szCs w:val="28"/>
          <w:lang w:val="en-GB"/>
        </w:rPr>
        <w:t>bazei</w:t>
      </w:r>
      <w:proofErr w:type="spellEnd"/>
      <w:r w:rsidRPr="006C4A9F">
        <w:rPr>
          <w:sz w:val="28"/>
          <w:szCs w:val="28"/>
          <w:lang w:val="en-GB"/>
        </w:rPr>
        <w:t xml:space="preserve"> </w:t>
      </w:r>
      <w:proofErr w:type="spellStart"/>
      <w:r w:rsidRPr="006C4A9F">
        <w:rPr>
          <w:sz w:val="28"/>
          <w:szCs w:val="28"/>
          <w:lang w:val="en-GB"/>
        </w:rPr>
        <w:t>tehnico-materiale</w:t>
      </w:r>
      <w:proofErr w:type="spellEnd"/>
      <w:r w:rsidRPr="006C4A9F">
        <w:rPr>
          <w:sz w:val="28"/>
          <w:szCs w:val="28"/>
          <w:lang w:val="en-GB"/>
        </w:rPr>
        <w:t xml:space="preserve"> a </w:t>
      </w:r>
      <w:proofErr w:type="spellStart"/>
      <w:r w:rsidRPr="006C4A9F">
        <w:rPr>
          <w:sz w:val="28"/>
          <w:szCs w:val="28"/>
          <w:lang w:val="en-GB"/>
        </w:rPr>
        <w:t>organizaţiilor</w:t>
      </w:r>
      <w:proofErr w:type="spellEnd"/>
      <w:r w:rsidRPr="006C4A9F">
        <w:rPr>
          <w:sz w:val="28"/>
          <w:szCs w:val="28"/>
          <w:lang w:val="en-GB"/>
        </w:rPr>
        <w:t xml:space="preserve"> din </w:t>
      </w:r>
      <w:proofErr w:type="spellStart"/>
      <w:r w:rsidRPr="006C4A9F">
        <w:rPr>
          <w:sz w:val="28"/>
          <w:szCs w:val="28"/>
          <w:lang w:val="en-GB"/>
        </w:rPr>
        <w:t>sfera</w:t>
      </w:r>
      <w:proofErr w:type="spellEnd"/>
      <w:r w:rsidRPr="006C4A9F">
        <w:rPr>
          <w:sz w:val="28"/>
          <w:szCs w:val="28"/>
          <w:lang w:val="en-GB"/>
        </w:rPr>
        <w:t xml:space="preserve"> </w:t>
      </w:r>
      <w:proofErr w:type="spellStart"/>
      <w:r w:rsidRPr="006C4A9F">
        <w:rPr>
          <w:sz w:val="28"/>
          <w:szCs w:val="28"/>
          <w:lang w:val="en-GB"/>
        </w:rPr>
        <w:t>știinţei</w:t>
      </w:r>
      <w:proofErr w:type="spellEnd"/>
      <w:r w:rsidRPr="006C4A9F">
        <w:rPr>
          <w:sz w:val="28"/>
          <w:szCs w:val="28"/>
          <w:lang w:val="en-GB"/>
        </w:rPr>
        <w:t xml:space="preserve"> </w:t>
      </w:r>
      <w:proofErr w:type="spellStart"/>
      <w:r w:rsidRPr="006C4A9F">
        <w:rPr>
          <w:sz w:val="28"/>
          <w:szCs w:val="28"/>
          <w:lang w:val="en-GB"/>
        </w:rPr>
        <w:t>și</w:t>
      </w:r>
      <w:proofErr w:type="spellEnd"/>
      <w:r w:rsidRPr="006C4A9F">
        <w:rPr>
          <w:sz w:val="28"/>
          <w:szCs w:val="28"/>
          <w:lang w:val="en-GB"/>
        </w:rPr>
        <w:t xml:space="preserve"> </w:t>
      </w:r>
      <w:proofErr w:type="spellStart"/>
      <w:r w:rsidRPr="006C4A9F">
        <w:rPr>
          <w:sz w:val="28"/>
          <w:szCs w:val="28"/>
          <w:lang w:val="en-GB"/>
        </w:rPr>
        <w:t>inovării</w:t>
      </w:r>
      <w:proofErr w:type="spellEnd"/>
      <w:r w:rsidRPr="006C4A9F">
        <w:rPr>
          <w:sz w:val="28"/>
          <w:szCs w:val="28"/>
          <w:lang w:val="en-GB"/>
        </w:rPr>
        <w:t xml:space="preserve">. </w:t>
      </w:r>
      <w:proofErr w:type="spellStart"/>
      <w:proofErr w:type="gramStart"/>
      <w:r w:rsidRPr="006C4A9F">
        <w:rPr>
          <w:sz w:val="28"/>
          <w:szCs w:val="28"/>
          <w:lang w:val="en-GB"/>
        </w:rPr>
        <w:t>Măsurile</w:t>
      </w:r>
      <w:proofErr w:type="spellEnd"/>
      <w:r w:rsidRPr="006C4A9F">
        <w:rPr>
          <w:sz w:val="28"/>
          <w:szCs w:val="28"/>
          <w:lang w:val="en-GB"/>
        </w:rPr>
        <w:t xml:space="preserve"> </w:t>
      </w:r>
      <w:proofErr w:type="spellStart"/>
      <w:r w:rsidRPr="006C4A9F">
        <w:rPr>
          <w:sz w:val="28"/>
          <w:szCs w:val="28"/>
          <w:lang w:val="en-GB"/>
        </w:rPr>
        <w:t>întreprinse</w:t>
      </w:r>
      <w:proofErr w:type="spellEnd"/>
      <w:r w:rsidRPr="006C4A9F">
        <w:rPr>
          <w:sz w:val="28"/>
          <w:szCs w:val="28"/>
          <w:lang w:val="en-GB"/>
        </w:rPr>
        <w:t xml:space="preserve">, </w:t>
      </w:r>
      <w:proofErr w:type="spellStart"/>
      <w:r w:rsidRPr="006C4A9F">
        <w:rPr>
          <w:sz w:val="28"/>
          <w:szCs w:val="28"/>
          <w:lang w:val="en-GB"/>
        </w:rPr>
        <w:t>restructură</w:t>
      </w:r>
      <w:r w:rsidRPr="006C4A9F">
        <w:rPr>
          <w:sz w:val="28"/>
          <w:szCs w:val="28"/>
          <w:lang w:val="en-GB"/>
        </w:rPr>
        <w:softHyphen/>
        <w:t>rile</w:t>
      </w:r>
      <w:proofErr w:type="spellEnd"/>
      <w:r w:rsidRPr="006C4A9F">
        <w:rPr>
          <w:sz w:val="28"/>
          <w:szCs w:val="28"/>
          <w:lang w:val="en-GB"/>
        </w:rPr>
        <w:t xml:space="preserve"> </w:t>
      </w:r>
      <w:proofErr w:type="spellStart"/>
      <w:r w:rsidRPr="006C4A9F">
        <w:rPr>
          <w:sz w:val="28"/>
          <w:szCs w:val="28"/>
          <w:lang w:val="en-GB"/>
        </w:rPr>
        <w:t>efectuate</w:t>
      </w:r>
      <w:proofErr w:type="spellEnd"/>
      <w:r w:rsidRPr="006C4A9F">
        <w:rPr>
          <w:sz w:val="28"/>
          <w:szCs w:val="28"/>
          <w:lang w:val="en-GB"/>
        </w:rPr>
        <w:t xml:space="preserve"> </w:t>
      </w:r>
      <w:proofErr w:type="spellStart"/>
      <w:r w:rsidRPr="006C4A9F">
        <w:rPr>
          <w:sz w:val="28"/>
          <w:szCs w:val="28"/>
          <w:lang w:val="en-GB"/>
        </w:rPr>
        <w:t>pe</w:t>
      </w:r>
      <w:proofErr w:type="spellEnd"/>
      <w:r w:rsidRPr="006C4A9F">
        <w:rPr>
          <w:sz w:val="28"/>
          <w:szCs w:val="28"/>
          <w:lang w:val="en-GB"/>
        </w:rPr>
        <w:t xml:space="preserve"> </w:t>
      </w:r>
      <w:proofErr w:type="spellStart"/>
      <w:r w:rsidRPr="006C4A9F">
        <w:rPr>
          <w:sz w:val="28"/>
          <w:szCs w:val="28"/>
          <w:lang w:val="en-GB"/>
        </w:rPr>
        <w:t>parcursul</w:t>
      </w:r>
      <w:proofErr w:type="spellEnd"/>
      <w:r w:rsidRPr="006C4A9F">
        <w:rPr>
          <w:sz w:val="28"/>
          <w:szCs w:val="28"/>
          <w:lang w:val="en-GB"/>
        </w:rPr>
        <w:t xml:space="preserve"> </w:t>
      </w:r>
      <w:proofErr w:type="spellStart"/>
      <w:r w:rsidRPr="006C4A9F">
        <w:rPr>
          <w:sz w:val="28"/>
          <w:szCs w:val="28"/>
          <w:lang w:val="en-GB"/>
        </w:rPr>
        <w:t>anilor</w:t>
      </w:r>
      <w:proofErr w:type="spellEnd"/>
      <w:r w:rsidRPr="006C4A9F">
        <w:rPr>
          <w:sz w:val="28"/>
          <w:szCs w:val="28"/>
          <w:lang w:val="en-GB"/>
        </w:rPr>
        <w:t xml:space="preserve"> au </w:t>
      </w:r>
      <w:proofErr w:type="spellStart"/>
      <w:r w:rsidRPr="006C4A9F">
        <w:rPr>
          <w:sz w:val="28"/>
          <w:szCs w:val="28"/>
          <w:lang w:val="en-GB"/>
        </w:rPr>
        <w:t>contribuit</w:t>
      </w:r>
      <w:proofErr w:type="spellEnd"/>
      <w:r w:rsidRPr="006C4A9F">
        <w:rPr>
          <w:sz w:val="28"/>
          <w:szCs w:val="28"/>
          <w:lang w:val="en-GB"/>
        </w:rPr>
        <w:t xml:space="preserve"> la </w:t>
      </w:r>
      <w:proofErr w:type="spellStart"/>
      <w:r w:rsidRPr="006C4A9F">
        <w:rPr>
          <w:sz w:val="28"/>
          <w:szCs w:val="28"/>
          <w:lang w:val="en-GB"/>
        </w:rPr>
        <w:t>îm</w:t>
      </w:r>
      <w:r w:rsidRPr="006C4A9F">
        <w:rPr>
          <w:sz w:val="28"/>
          <w:szCs w:val="28"/>
          <w:lang w:val="en-GB"/>
        </w:rPr>
        <w:softHyphen/>
      </w:r>
      <w:r w:rsidR="003D62B9" w:rsidRPr="006C4A9F">
        <w:rPr>
          <w:sz w:val="28"/>
          <w:szCs w:val="28"/>
          <w:lang w:val="en-GB"/>
        </w:rPr>
        <w:t>bunătăţirea</w:t>
      </w:r>
      <w:proofErr w:type="spellEnd"/>
      <w:r w:rsidR="003D62B9" w:rsidRPr="006C4A9F">
        <w:rPr>
          <w:sz w:val="28"/>
          <w:szCs w:val="28"/>
          <w:lang w:val="en-GB"/>
        </w:rPr>
        <w:t xml:space="preserve"> </w:t>
      </w:r>
      <w:proofErr w:type="spellStart"/>
      <w:r w:rsidR="003D62B9" w:rsidRPr="006C4A9F">
        <w:rPr>
          <w:sz w:val="28"/>
          <w:szCs w:val="28"/>
          <w:lang w:val="en-GB"/>
        </w:rPr>
        <w:t>infrastructurii</w:t>
      </w:r>
      <w:proofErr w:type="spellEnd"/>
      <w:r w:rsidR="003D62B9" w:rsidRPr="006C4A9F">
        <w:rPr>
          <w:sz w:val="28"/>
          <w:szCs w:val="28"/>
          <w:lang w:val="en-GB"/>
        </w:rPr>
        <w:t xml:space="preserve"> </w:t>
      </w:r>
      <w:proofErr w:type="spellStart"/>
      <w:r w:rsidR="003D62B9" w:rsidRPr="006C4A9F">
        <w:rPr>
          <w:sz w:val="28"/>
          <w:szCs w:val="28"/>
          <w:lang w:val="en-GB"/>
        </w:rPr>
        <w:t>instituţiilor</w:t>
      </w:r>
      <w:proofErr w:type="spellEnd"/>
      <w:r w:rsidR="003D62B9" w:rsidRPr="006C4A9F">
        <w:rPr>
          <w:sz w:val="28"/>
          <w:szCs w:val="28"/>
          <w:lang w:val="en-GB"/>
        </w:rPr>
        <w:t xml:space="preserve"> de </w:t>
      </w:r>
      <w:proofErr w:type="spellStart"/>
      <w:r w:rsidR="003D62B9" w:rsidRPr="006C4A9F">
        <w:rPr>
          <w:sz w:val="28"/>
          <w:szCs w:val="28"/>
          <w:lang w:val="en-GB"/>
        </w:rPr>
        <w:t>cercetare</w:t>
      </w:r>
      <w:proofErr w:type="spellEnd"/>
      <w:r w:rsidR="003D62B9" w:rsidRPr="006C4A9F">
        <w:rPr>
          <w:sz w:val="28"/>
          <w:szCs w:val="28"/>
          <w:lang w:val="en-GB"/>
        </w:rPr>
        <w:t>.</w:t>
      </w:r>
      <w:proofErr w:type="gramEnd"/>
    </w:p>
    <w:p w:rsidR="007D0EA9" w:rsidRDefault="007D0EA9" w:rsidP="00D67D68">
      <w:pPr>
        <w:pStyle w:val="AliniereaContinutului"/>
        <w:spacing w:line="240" w:lineRule="auto"/>
        <w:rPr>
          <w:sz w:val="28"/>
          <w:szCs w:val="28"/>
        </w:rPr>
      </w:pPr>
    </w:p>
    <w:p w:rsidR="003C7E73" w:rsidRDefault="007B567D" w:rsidP="007B567D">
      <w:pPr>
        <w:pStyle w:val="AliniereaContinutului"/>
        <w:spacing w:line="276" w:lineRule="auto"/>
        <w:rPr>
          <w:rFonts w:ascii="Minion Pro" w:eastAsia="Calibri" w:hAnsi="Minion Pro"/>
          <w:noProof w:val="0"/>
          <w:sz w:val="28"/>
          <w:szCs w:val="28"/>
          <w:lang w:eastAsia="ru-RU"/>
        </w:rPr>
      </w:pPr>
      <w:proofErr w:type="spellStart"/>
      <w:r w:rsidRPr="006C4A9F">
        <w:rPr>
          <w:rFonts w:ascii="Minion Pro" w:eastAsia="Calibri" w:hAnsi="Minion Pro"/>
          <w:noProof w:val="0"/>
          <w:sz w:val="28"/>
          <w:szCs w:val="28"/>
          <w:lang w:val="en-GB" w:eastAsia="ru-RU"/>
        </w:rPr>
        <w:t>Categoriile</w:t>
      </w:r>
      <w:proofErr w:type="spellEnd"/>
      <w:r w:rsidRPr="006C4A9F">
        <w:rPr>
          <w:rFonts w:ascii="Minion Pro" w:eastAsia="Calibri" w:hAnsi="Minion Pro"/>
          <w:noProof w:val="0"/>
          <w:sz w:val="28"/>
          <w:szCs w:val="28"/>
          <w:lang w:val="en-GB" w:eastAsia="ru-RU"/>
        </w:rPr>
        <w:t xml:space="preserve"> de </w:t>
      </w:r>
      <w:proofErr w:type="spellStart"/>
      <w:r w:rsidRPr="006C4A9F">
        <w:rPr>
          <w:rFonts w:ascii="Minion Pro" w:eastAsia="Calibri" w:hAnsi="Minion Pro"/>
          <w:noProof w:val="0"/>
          <w:sz w:val="28"/>
          <w:szCs w:val="28"/>
          <w:lang w:val="en-GB" w:eastAsia="ru-RU"/>
        </w:rPr>
        <w:t>o</w:t>
      </w:r>
      <w:r w:rsidR="003C7E73" w:rsidRPr="006C4A9F">
        <w:rPr>
          <w:rFonts w:ascii="Minion Pro" w:eastAsia="Calibri" w:hAnsi="Minion Pro"/>
          <w:noProof w:val="0"/>
          <w:sz w:val="28"/>
          <w:szCs w:val="28"/>
          <w:lang w:val="en-GB" w:eastAsia="ru-RU"/>
        </w:rPr>
        <w:t>rganizații</w:t>
      </w:r>
      <w:proofErr w:type="spellEnd"/>
      <w:r w:rsidRPr="006C4A9F">
        <w:rPr>
          <w:rFonts w:ascii="Minion Pro" w:eastAsia="Calibri" w:hAnsi="Minion Pro"/>
          <w:noProof w:val="0"/>
          <w:sz w:val="28"/>
          <w:szCs w:val="28"/>
          <w:lang w:val="en-GB" w:eastAsia="ru-RU"/>
        </w:rPr>
        <w:t xml:space="preserve"> care </w:t>
      </w:r>
      <w:proofErr w:type="spellStart"/>
      <w:r w:rsidRPr="006C4A9F">
        <w:rPr>
          <w:rFonts w:ascii="Minion Pro" w:eastAsia="Calibri" w:hAnsi="Minion Pro"/>
          <w:noProof w:val="0"/>
          <w:sz w:val="28"/>
          <w:szCs w:val="28"/>
          <w:lang w:val="en-GB" w:eastAsia="ru-RU"/>
        </w:rPr>
        <w:t>vor</w:t>
      </w:r>
      <w:proofErr w:type="spellEnd"/>
      <w:r w:rsidRPr="006C4A9F">
        <w:rPr>
          <w:rFonts w:ascii="Minion Pro" w:eastAsia="Calibri" w:hAnsi="Minion Pro"/>
          <w:noProof w:val="0"/>
          <w:sz w:val="28"/>
          <w:szCs w:val="28"/>
          <w:lang w:val="en-GB" w:eastAsia="ru-RU"/>
        </w:rPr>
        <w:t xml:space="preserve"> </w:t>
      </w:r>
      <w:proofErr w:type="spellStart"/>
      <w:r w:rsidRPr="006C4A9F">
        <w:rPr>
          <w:rFonts w:ascii="Minion Pro" w:eastAsia="Calibri" w:hAnsi="Minion Pro"/>
          <w:noProof w:val="0"/>
          <w:sz w:val="28"/>
          <w:szCs w:val="28"/>
          <w:lang w:val="en-GB" w:eastAsia="ru-RU"/>
        </w:rPr>
        <w:t>fi</w:t>
      </w:r>
      <w:proofErr w:type="spellEnd"/>
      <w:r w:rsidRPr="006C4A9F">
        <w:rPr>
          <w:rFonts w:ascii="Minion Pro" w:eastAsia="Calibri" w:hAnsi="Minion Pro"/>
          <w:noProof w:val="0"/>
          <w:sz w:val="28"/>
          <w:szCs w:val="28"/>
          <w:lang w:val="en-GB" w:eastAsia="ru-RU"/>
        </w:rPr>
        <w:t xml:space="preserve"> implicate </w:t>
      </w:r>
      <w:proofErr w:type="spellStart"/>
      <w:r w:rsidRPr="006C4A9F">
        <w:rPr>
          <w:rFonts w:ascii="Minion Pro" w:eastAsia="Calibri" w:hAnsi="Minion Pro"/>
          <w:noProof w:val="0"/>
          <w:sz w:val="28"/>
          <w:szCs w:val="28"/>
          <w:lang w:val="en-GB" w:eastAsia="ru-RU"/>
        </w:rPr>
        <w:t>în</w:t>
      </w:r>
      <w:proofErr w:type="spellEnd"/>
      <w:r w:rsidRPr="006C4A9F">
        <w:rPr>
          <w:rFonts w:ascii="Minion Pro" w:eastAsia="Calibri" w:hAnsi="Minion Pro"/>
          <w:noProof w:val="0"/>
          <w:sz w:val="28"/>
          <w:szCs w:val="28"/>
          <w:lang w:val="en-GB" w:eastAsia="ru-RU"/>
        </w:rPr>
        <w:t xml:space="preserve"> </w:t>
      </w:r>
      <w:proofErr w:type="spellStart"/>
      <w:r w:rsidRPr="006C4A9F">
        <w:rPr>
          <w:rFonts w:ascii="Minion Pro" w:eastAsia="Calibri" w:hAnsi="Minion Pro"/>
          <w:noProof w:val="0"/>
          <w:sz w:val="28"/>
          <w:szCs w:val="28"/>
          <w:lang w:val="en-GB" w:eastAsia="ru-RU"/>
        </w:rPr>
        <w:t>Sistemul</w:t>
      </w:r>
      <w:proofErr w:type="spellEnd"/>
      <w:r w:rsidRPr="006C4A9F">
        <w:rPr>
          <w:rFonts w:ascii="Minion Pro" w:eastAsia="Calibri" w:hAnsi="Minion Pro"/>
          <w:noProof w:val="0"/>
          <w:sz w:val="28"/>
          <w:szCs w:val="28"/>
          <w:lang w:val="en-GB" w:eastAsia="ru-RU"/>
        </w:rPr>
        <w:t xml:space="preserve"> </w:t>
      </w:r>
      <w:proofErr w:type="spellStart"/>
      <w:r w:rsidRPr="006C4A9F">
        <w:rPr>
          <w:rFonts w:ascii="Minion Pro" w:eastAsia="Calibri" w:hAnsi="Minion Pro"/>
          <w:noProof w:val="0"/>
          <w:sz w:val="28"/>
          <w:szCs w:val="28"/>
          <w:lang w:val="en-GB" w:eastAsia="ru-RU"/>
        </w:rPr>
        <w:t>informațional</w:t>
      </w:r>
      <w:proofErr w:type="spellEnd"/>
      <w:r w:rsidRPr="006C4A9F">
        <w:rPr>
          <w:rFonts w:ascii="Minion Pro" w:eastAsia="Calibri" w:hAnsi="Minion Pro"/>
          <w:noProof w:val="0"/>
          <w:sz w:val="28"/>
          <w:szCs w:val="28"/>
          <w:lang w:val="en-GB" w:eastAsia="ru-RU"/>
        </w:rPr>
        <w:t xml:space="preserve"> de management al </w:t>
      </w:r>
      <w:proofErr w:type="spellStart"/>
      <w:r w:rsidRPr="006C4A9F">
        <w:rPr>
          <w:rFonts w:ascii="Minion Pro" w:eastAsia="Calibri" w:hAnsi="Minion Pro"/>
          <w:noProof w:val="0"/>
          <w:sz w:val="28"/>
          <w:szCs w:val="28"/>
          <w:lang w:val="en-GB" w:eastAsia="ru-RU"/>
        </w:rPr>
        <w:t>infrastructurilor</w:t>
      </w:r>
      <w:proofErr w:type="spellEnd"/>
      <w:r w:rsidRPr="006C4A9F">
        <w:rPr>
          <w:rFonts w:ascii="Minion Pro" w:eastAsia="Calibri" w:hAnsi="Minion Pro"/>
          <w:noProof w:val="0"/>
          <w:sz w:val="28"/>
          <w:szCs w:val="28"/>
          <w:lang w:val="en-GB" w:eastAsia="ru-RU"/>
        </w:rPr>
        <w:t xml:space="preserve"> de </w:t>
      </w:r>
      <w:proofErr w:type="spellStart"/>
      <w:r w:rsidRPr="006C4A9F">
        <w:rPr>
          <w:rFonts w:ascii="Minion Pro" w:eastAsia="Calibri" w:hAnsi="Minion Pro"/>
          <w:noProof w:val="0"/>
          <w:sz w:val="28"/>
          <w:szCs w:val="28"/>
          <w:lang w:val="en-GB" w:eastAsia="ru-RU"/>
        </w:rPr>
        <w:t>cercetare</w:t>
      </w:r>
      <w:proofErr w:type="spellEnd"/>
      <w:r w:rsidRPr="006C4A9F">
        <w:rPr>
          <w:rFonts w:ascii="Minion Pro" w:eastAsia="Calibri" w:hAnsi="Minion Pro"/>
          <w:noProof w:val="0"/>
          <w:sz w:val="28"/>
          <w:szCs w:val="28"/>
          <w:lang w:val="en-GB" w:eastAsia="ru-RU"/>
        </w:rPr>
        <w:t xml:space="preserve"> </w:t>
      </w:r>
      <w:proofErr w:type="spellStart"/>
      <w:r w:rsidRPr="006C4A9F">
        <w:rPr>
          <w:rFonts w:ascii="Minion Pro" w:eastAsia="Calibri" w:hAnsi="Minion Pro"/>
          <w:noProof w:val="0"/>
          <w:sz w:val="28"/>
          <w:szCs w:val="28"/>
          <w:lang w:val="en-GB" w:eastAsia="ru-RU"/>
        </w:rPr>
        <w:t>urmează</w:t>
      </w:r>
      <w:proofErr w:type="spellEnd"/>
      <w:r w:rsidRPr="006C4A9F">
        <w:rPr>
          <w:rFonts w:ascii="Minion Pro" w:eastAsia="Calibri" w:hAnsi="Minion Pro"/>
          <w:noProof w:val="0"/>
          <w:sz w:val="28"/>
          <w:szCs w:val="28"/>
          <w:lang w:val="en-GB" w:eastAsia="ru-RU"/>
        </w:rPr>
        <w:t xml:space="preserve"> </w:t>
      </w:r>
      <w:proofErr w:type="spellStart"/>
      <w:proofErr w:type="gramStart"/>
      <w:r w:rsidRPr="006C4A9F">
        <w:rPr>
          <w:rFonts w:ascii="Minion Pro" w:eastAsia="Calibri" w:hAnsi="Minion Pro"/>
          <w:noProof w:val="0"/>
          <w:sz w:val="28"/>
          <w:szCs w:val="28"/>
          <w:lang w:val="en-GB" w:eastAsia="ru-RU"/>
        </w:rPr>
        <w:t>să</w:t>
      </w:r>
      <w:proofErr w:type="spellEnd"/>
      <w:proofErr w:type="gramEnd"/>
      <w:r w:rsidRPr="006C4A9F">
        <w:rPr>
          <w:rFonts w:ascii="Minion Pro" w:eastAsia="Calibri" w:hAnsi="Minion Pro"/>
          <w:noProof w:val="0"/>
          <w:sz w:val="28"/>
          <w:szCs w:val="28"/>
          <w:lang w:val="en-GB" w:eastAsia="ru-RU"/>
        </w:rPr>
        <w:t xml:space="preserve"> fie:</w:t>
      </w:r>
    </w:p>
    <w:p w:rsidR="007B567D" w:rsidRPr="007B567D" w:rsidRDefault="007B567D" w:rsidP="007B567D">
      <w:pPr>
        <w:pStyle w:val="AliniereaContinutului"/>
        <w:spacing w:line="276" w:lineRule="auto"/>
        <w:rPr>
          <w:rFonts w:ascii="Minion Pro" w:eastAsia="Calibri" w:hAnsi="Minion Pro"/>
          <w:noProof w:val="0"/>
          <w:sz w:val="28"/>
          <w:szCs w:val="28"/>
          <w:lang w:eastAsia="ru-RU"/>
        </w:rPr>
      </w:pPr>
    </w:p>
    <w:p w:rsidR="003C7E73" w:rsidRPr="003C7E73" w:rsidRDefault="009E3B0E" w:rsidP="009E3B0E">
      <w:pPr>
        <w:pStyle w:val="AliniereaContinutului"/>
        <w:numPr>
          <w:ilvl w:val="0"/>
          <w:numId w:val="25"/>
        </w:numPr>
        <w:rPr>
          <w:sz w:val="28"/>
          <w:szCs w:val="28"/>
        </w:rPr>
      </w:pPr>
      <w:r>
        <w:rPr>
          <w:sz w:val="28"/>
          <w:szCs w:val="28"/>
        </w:rPr>
        <w:t>Instituț</w:t>
      </w:r>
      <w:r w:rsidR="003C7E73" w:rsidRPr="003C7E73">
        <w:rPr>
          <w:sz w:val="28"/>
          <w:szCs w:val="28"/>
        </w:rPr>
        <w:t>ii</w:t>
      </w:r>
      <w:r w:rsidR="007B567D">
        <w:rPr>
          <w:sz w:val="28"/>
          <w:szCs w:val="28"/>
        </w:rPr>
        <w:t>le</w:t>
      </w:r>
      <w:r w:rsidR="003C7E73" w:rsidRPr="003C7E73">
        <w:rPr>
          <w:sz w:val="28"/>
          <w:szCs w:val="28"/>
        </w:rPr>
        <w:t xml:space="preserve"> de cercetare</w:t>
      </w:r>
    </w:p>
    <w:p w:rsidR="003C7E73" w:rsidRDefault="009E3B0E" w:rsidP="009E3B0E">
      <w:pPr>
        <w:pStyle w:val="AliniereaContinutului"/>
        <w:numPr>
          <w:ilvl w:val="0"/>
          <w:numId w:val="25"/>
        </w:numPr>
        <w:rPr>
          <w:sz w:val="28"/>
          <w:szCs w:val="28"/>
        </w:rPr>
      </w:pPr>
      <w:r>
        <w:rPr>
          <w:sz w:val="28"/>
          <w:szCs w:val="28"/>
        </w:rPr>
        <w:t>Instituții</w:t>
      </w:r>
      <w:r w:rsidR="007B567D">
        <w:rPr>
          <w:sz w:val="28"/>
          <w:szCs w:val="28"/>
        </w:rPr>
        <w:t>le</w:t>
      </w:r>
      <w:r>
        <w:rPr>
          <w:sz w:val="28"/>
          <w:szCs w:val="28"/>
        </w:rPr>
        <w:t xml:space="preserve"> de învățămâ</w:t>
      </w:r>
      <w:r w:rsidR="003C7E73" w:rsidRPr="003C7E73">
        <w:rPr>
          <w:sz w:val="28"/>
          <w:szCs w:val="28"/>
        </w:rPr>
        <w:t>nt superio</w:t>
      </w:r>
      <w:r>
        <w:rPr>
          <w:sz w:val="28"/>
          <w:szCs w:val="28"/>
        </w:rPr>
        <w:t>r</w:t>
      </w:r>
      <w:r w:rsidR="003C7E73" w:rsidRPr="003C7E73">
        <w:rPr>
          <w:sz w:val="28"/>
          <w:szCs w:val="28"/>
        </w:rPr>
        <w:t xml:space="preserve"> cu subdiviziuni de cercetare</w:t>
      </w:r>
    </w:p>
    <w:p w:rsidR="009E3B0E" w:rsidRDefault="009E3B0E" w:rsidP="009E3B0E">
      <w:pPr>
        <w:pStyle w:val="AliniereaContinutului"/>
        <w:numPr>
          <w:ilvl w:val="0"/>
          <w:numId w:val="26"/>
        </w:numPr>
        <w:rPr>
          <w:sz w:val="28"/>
          <w:szCs w:val="28"/>
        </w:rPr>
      </w:pPr>
      <w:r>
        <w:rPr>
          <w:sz w:val="28"/>
          <w:szCs w:val="28"/>
        </w:rPr>
        <w:t>USM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 xml:space="preserve">IMI, </w:t>
      </w:r>
    </w:p>
    <w:p w:rsidR="009E3B0E" w:rsidRDefault="009E3B0E" w:rsidP="009E3B0E">
      <w:pPr>
        <w:pStyle w:val="AliniereaContinutului"/>
        <w:numPr>
          <w:ilvl w:val="0"/>
          <w:numId w:val="26"/>
        </w:numPr>
        <w:rPr>
          <w:sz w:val="28"/>
          <w:szCs w:val="28"/>
        </w:rPr>
      </w:pPr>
      <w:r>
        <w:rPr>
          <w:sz w:val="28"/>
          <w:szCs w:val="28"/>
        </w:rPr>
        <w:t>UTM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IDSI</w:t>
      </w:r>
      <w:r>
        <w:rPr>
          <w:sz w:val="28"/>
          <w:szCs w:val="28"/>
        </w:rPr>
        <w:t xml:space="preserve"> </w:t>
      </w:r>
    </w:p>
    <w:p w:rsidR="009E3B0E" w:rsidRPr="0092143F" w:rsidRDefault="009E3B0E" w:rsidP="009E3B0E">
      <w:pPr>
        <w:pStyle w:val="AliniereaContinutului"/>
        <w:numPr>
          <w:ilvl w:val="0"/>
          <w:numId w:val="26"/>
        </w:numPr>
        <w:rPr>
          <w:sz w:val="28"/>
          <w:szCs w:val="28"/>
        </w:rPr>
      </w:pPr>
      <w:r>
        <w:rPr>
          <w:sz w:val="28"/>
          <w:szCs w:val="28"/>
        </w:rPr>
        <w:t>Tekwill</w:t>
      </w:r>
    </w:p>
    <w:p w:rsidR="003C7E73" w:rsidRPr="003C7E73" w:rsidRDefault="009E3B0E" w:rsidP="009E3B0E">
      <w:pPr>
        <w:pStyle w:val="AliniereaContinutului"/>
        <w:numPr>
          <w:ilvl w:val="0"/>
          <w:numId w:val="25"/>
        </w:numPr>
        <w:rPr>
          <w:sz w:val="28"/>
          <w:szCs w:val="28"/>
        </w:rPr>
      </w:pPr>
      <w:r>
        <w:rPr>
          <w:sz w:val="28"/>
          <w:szCs w:val="28"/>
        </w:rPr>
        <w:t>Organizaț</w:t>
      </w:r>
      <w:r w:rsidR="003C7E73" w:rsidRPr="003C7E73">
        <w:rPr>
          <w:sz w:val="28"/>
          <w:szCs w:val="28"/>
        </w:rPr>
        <w:t>ii private</w:t>
      </w:r>
    </w:p>
    <w:p w:rsidR="003C7E73" w:rsidRDefault="009E3B0E" w:rsidP="009E3B0E">
      <w:pPr>
        <w:pStyle w:val="AliniereaContinutului"/>
        <w:numPr>
          <w:ilvl w:val="0"/>
          <w:numId w:val="25"/>
        </w:numPr>
        <w:rPr>
          <w:sz w:val="28"/>
          <w:szCs w:val="28"/>
        </w:rPr>
      </w:pPr>
      <w:r>
        <w:rPr>
          <w:sz w:val="28"/>
          <w:szCs w:val="28"/>
        </w:rPr>
        <w:t>e-infrastruct</w:t>
      </w:r>
      <w:r w:rsidR="003C7E73" w:rsidRPr="003C7E73">
        <w:rPr>
          <w:sz w:val="28"/>
          <w:szCs w:val="28"/>
        </w:rPr>
        <w:t>u</w:t>
      </w:r>
      <w:r>
        <w:rPr>
          <w:sz w:val="28"/>
          <w:szCs w:val="28"/>
        </w:rPr>
        <w:t>r</w:t>
      </w:r>
      <w:r w:rsidR="003C7E73" w:rsidRPr="003C7E73">
        <w:rPr>
          <w:sz w:val="28"/>
          <w:szCs w:val="28"/>
        </w:rPr>
        <w:t>i d</w:t>
      </w:r>
      <w:r>
        <w:rPr>
          <w:sz w:val="28"/>
          <w:szCs w:val="28"/>
        </w:rPr>
        <w:t xml:space="preserve">e </w:t>
      </w:r>
      <w:r w:rsidR="003C7E73" w:rsidRPr="003C7E73">
        <w:rPr>
          <w:sz w:val="28"/>
          <w:szCs w:val="28"/>
        </w:rPr>
        <w:t>cercetare</w:t>
      </w:r>
    </w:p>
    <w:p w:rsidR="002647B3" w:rsidRPr="003C7E73" w:rsidRDefault="002647B3" w:rsidP="00832499">
      <w:pPr>
        <w:pStyle w:val="AliniereaContinutului"/>
        <w:spacing w:line="240" w:lineRule="auto"/>
        <w:rPr>
          <w:sz w:val="28"/>
          <w:szCs w:val="28"/>
        </w:rPr>
      </w:pPr>
    </w:p>
    <w:p w:rsidR="00A12DB8" w:rsidRPr="00222CFE" w:rsidRDefault="00F44598" w:rsidP="00F44598">
      <w:pPr>
        <w:pStyle w:val="N"/>
        <w:spacing w:line="240" w:lineRule="auto"/>
        <w:ind w:firstLine="708"/>
        <w:rPr>
          <w:bCs/>
          <w:sz w:val="28"/>
          <w:szCs w:val="28"/>
        </w:rPr>
      </w:pPr>
      <w:r w:rsidRPr="00F44598">
        <w:rPr>
          <w:bCs/>
          <w:sz w:val="28"/>
          <w:szCs w:val="28"/>
        </w:rPr>
        <w:t>În vederea creării unui bazin unic de selecţie pentru experţii evaluatori naţionali şi internaţionali, din CDI</w:t>
      </w:r>
      <w:r>
        <w:rPr>
          <w:bCs/>
          <w:sz w:val="28"/>
          <w:szCs w:val="28"/>
        </w:rPr>
        <w:t xml:space="preserve"> (Cercetare Dezvoltare și Inovare)</w:t>
      </w:r>
      <w:r w:rsidRPr="00F44598">
        <w:rPr>
          <w:bCs/>
          <w:sz w:val="28"/>
          <w:szCs w:val="28"/>
        </w:rPr>
        <w:t xml:space="preserve">, </w:t>
      </w:r>
      <w:r>
        <w:rPr>
          <w:bCs/>
          <w:sz w:val="28"/>
          <w:szCs w:val="28"/>
        </w:rPr>
        <w:t>s-</w:t>
      </w:r>
      <w:r w:rsidRPr="00F44598">
        <w:rPr>
          <w:bCs/>
          <w:sz w:val="28"/>
          <w:szCs w:val="28"/>
        </w:rPr>
        <w:t>a</w:t>
      </w:r>
      <w:r>
        <w:rPr>
          <w:bCs/>
          <w:sz w:val="28"/>
          <w:szCs w:val="28"/>
        </w:rPr>
        <w:t>r</w:t>
      </w:r>
      <w:r w:rsidRPr="00F44598">
        <w:rPr>
          <w:bCs/>
          <w:sz w:val="28"/>
          <w:szCs w:val="28"/>
        </w:rPr>
        <w:t xml:space="preserve"> dezvoltată platforma Brainmap. Platforma reuneşte conturile din platformele </w:t>
      </w:r>
      <w:r>
        <w:rPr>
          <w:bCs/>
          <w:sz w:val="28"/>
          <w:szCs w:val="28"/>
        </w:rPr>
        <w:t>centrelor de cercetare care sunt descrise mai sus, care vor mai aparea noi și care</w:t>
      </w:r>
      <w:r w:rsidR="00184183">
        <w:rPr>
          <w:bCs/>
          <w:sz w:val="28"/>
          <w:szCs w:val="28"/>
        </w:rPr>
        <w:t xml:space="preserve"> sunt reprezentate în figura 1.4</w:t>
      </w:r>
      <w:r>
        <w:rPr>
          <w:bCs/>
          <w:sz w:val="28"/>
          <w:szCs w:val="28"/>
        </w:rPr>
        <w:t>.</w:t>
      </w:r>
    </w:p>
    <w:p w:rsidR="00EA44E2" w:rsidRDefault="00E64A79" w:rsidP="00E64A79">
      <w:pPr>
        <w:pStyle w:val="ListParagraph"/>
        <w:spacing w:line="240" w:lineRule="auto"/>
        <w:ind w:left="0" w:firstLine="0"/>
        <w:jc w:val="center"/>
        <w:rPr>
          <w:bCs/>
          <w:sz w:val="28"/>
          <w:szCs w:val="28"/>
        </w:rPr>
      </w:pPr>
      <w:r>
        <w:rPr>
          <w:noProof/>
          <w:lang w:val="de-DE" w:eastAsia="de-DE"/>
        </w:rPr>
        <w:drawing>
          <wp:inline distT="0" distB="0" distL="0" distR="0">
            <wp:extent cx="6152515" cy="383032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6152515" cy="3830320"/>
                    </a:xfrm>
                    <a:prstGeom prst="rect">
                      <a:avLst/>
                    </a:prstGeom>
                  </pic:spPr>
                </pic:pic>
              </a:graphicData>
            </a:graphic>
          </wp:inline>
        </w:drawing>
      </w:r>
    </w:p>
    <w:p w:rsidR="00EE3890" w:rsidRDefault="00FD3DAA" w:rsidP="00E72E43">
      <w:pPr>
        <w:pStyle w:val="N"/>
        <w:spacing w:line="240" w:lineRule="auto"/>
        <w:ind w:firstLine="0"/>
        <w:jc w:val="center"/>
        <w:rPr>
          <w:sz w:val="28"/>
          <w:szCs w:val="28"/>
        </w:rPr>
      </w:pPr>
      <w:r w:rsidRPr="00FD3DAA">
        <w:rPr>
          <w:sz w:val="28"/>
          <w:szCs w:val="28"/>
        </w:rPr>
        <w:t>Figura 1.</w:t>
      </w:r>
      <w:r w:rsidR="00184183">
        <w:rPr>
          <w:sz w:val="28"/>
          <w:szCs w:val="28"/>
        </w:rPr>
        <w:t>4</w:t>
      </w:r>
      <w:r w:rsidRPr="00FD3DAA">
        <w:rPr>
          <w:sz w:val="28"/>
          <w:szCs w:val="28"/>
        </w:rPr>
        <w:t xml:space="preserve"> – </w:t>
      </w:r>
      <w:r>
        <w:rPr>
          <w:sz w:val="28"/>
          <w:szCs w:val="28"/>
        </w:rPr>
        <w:t>Centrele de cercetare</w:t>
      </w:r>
      <w:r w:rsidRPr="00FD3DAA">
        <w:rPr>
          <w:sz w:val="28"/>
          <w:szCs w:val="28"/>
        </w:rPr>
        <w:t xml:space="preserve"> </w:t>
      </w:r>
      <w:r>
        <w:rPr>
          <w:sz w:val="28"/>
          <w:szCs w:val="28"/>
        </w:rPr>
        <w:t>științifică care trebuiesc incluse in Brainmap</w:t>
      </w:r>
    </w:p>
    <w:p w:rsidR="001B5F9B" w:rsidRDefault="001B5F9B" w:rsidP="001B5F9B">
      <w:pPr>
        <w:pStyle w:val="N"/>
        <w:spacing w:line="240" w:lineRule="auto"/>
        <w:ind w:firstLine="0"/>
        <w:rPr>
          <w:sz w:val="28"/>
          <w:szCs w:val="28"/>
        </w:rPr>
      </w:pPr>
    </w:p>
    <w:p w:rsidR="001B5F9B" w:rsidRDefault="001B5F9B" w:rsidP="001B5F9B">
      <w:pPr>
        <w:pStyle w:val="N"/>
        <w:spacing w:line="240" w:lineRule="auto"/>
        <w:ind w:firstLine="0"/>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ESFRI, Forumul Strategic European pentru Infrastructuri de Cercetare, este un instrument strategic pentru a dezvolta integrarea ştiinţifică a Europei şi a întări cooperarea internaţională. Accesul competitiv şi liber la infrastructuri pentru cercetare de înaltă calitate susţine şi stabileşte un etalon pentru calitatea activităţilor cercetătorilor europeni şi atrage cei mai buni cercetători din întreaga lume. </w:t>
      </w:r>
    </w:p>
    <w:p w:rsidR="00600688" w:rsidRDefault="00600688" w:rsidP="001D3B78">
      <w:pPr>
        <w:pStyle w:val="N"/>
        <w:spacing w:line="240" w:lineRule="auto"/>
        <w:ind w:firstLine="708"/>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Misiunea ESFRI este de a susţine o abordare coerentă şi strategică a politicilor europene referitoare la  infrastructurile pentru cercetare, precum şi de a facilita iniţiative multilaterale care conduc la folosirea şi dezvoltarea eficientă a infrastructurilor pentru cercetare, la nivel european şi internaţional. Delegaţii ESFRI sunt nominalizaţi de către miniştrii cercetării din statele membre şi asociate şi include şi un reprezentant al Comisiei Europene, lucrând împreună pentru a dezvolta o viziune şi o strategie comună. Această strategie intenţionează să depăşească limitările impuse de fragmentarea politicilor individuale şi să furnizeze cercetătorilor europeni infrastructuri de ultimă generaţie, care răspund cerinţelor in continuă creştere ale ştiinţei, avansând şi tehnologiile bazate pe cunoaştere şi folosirea lor extinsă. </w:t>
      </w:r>
    </w:p>
    <w:p w:rsidR="00D171D1" w:rsidRDefault="00D171D1" w:rsidP="001D3B78">
      <w:pPr>
        <w:pStyle w:val="N"/>
        <w:spacing w:line="240" w:lineRule="auto"/>
        <w:ind w:firstLine="708"/>
        <w:rPr>
          <w:noProof/>
          <w:sz w:val="28"/>
          <w:szCs w:val="28"/>
          <w:lang w:eastAsia="en-US"/>
        </w:rPr>
      </w:pPr>
    </w:p>
    <w:p w:rsidR="00600688" w:rsidRPr="00600688" w:rsidRDefault="00600688" w:rsidP="00600688">
      <w:pPr>
        <w:autoSpaceDE w:val="0"/>
        <w:autoSpaceDN w:val="0"/>
        <w:adjustRightInd w:val="0"/>
        <w:spacing w:before="220" w:line="221" w:lineRule="atLeast"/>
        <w:ind w:firstLine="708"/>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lastRenderedPageBreak/>
        <w:t>Componentele infrastructurii de cercetare</w:t>
      </w:r>
      <w:r>
        <w:rPr>
          <w:rFonts w:ascii="Times New Roman" w:eastAsia="Times New Roman" w:hAnsi="Times New Roman"/>
          <w:noProof/>
          <w:sz w:val="28"/>
          <w:szCs w:val="28"/>
          <w:lang w:val="ro-RO" w:eastAsia="en-US"/>
        </w:rPr>
        <w:t xml:space="preserve"> conform Standardul ISO 9001:2015 </w:t>
      </w:r>
      <w:r w:rsidRPr="00600688">
        <w:rPr>
          <w:rFonts w:ascii="Times New Roman" w:eastAsia="Times New Roman" w:hAnsi="Times New Roman"/>
          <w:noProof/>
          <w:sz w:val="28"/>
          <w:szCs w:val="28"/>
          <w:lang w:val="ro-RO" w:eastAsia="en-US"/>
        </w:rPr>
        <w:t xml:space="preserve"> „Sistem de mana</w:t>
      </w:r>
      <w:r w:rsidRPr="00600688">
        <w:rPr>
          <w:rFonts w:ascii="Times New Roman" w:eastAsia="Times New Roman" w:hAnsi="Times New Roman"/>
          <w:noProof/>
          <w:sz w:val="28"/>
          <w:szCs w:val="28"/>
          <w:lang w:val="ro-RO" w:eastAsia="en-US"/>
        </w:rPr>
        <w:softHyphen/>
        <w:t>gement al calității. Cerințe”</w:t>
      </w:r>
      <w:r>
        <w:rPr>
          <w:rFonts w:ascii="Times New Roman" w:eastAsia="Times New Roman" w:hAnsi="Times New Roman"/>
          <w:noProof/>
          <w:sz w:val="28"/>
          <w:szCs w:val="28"/>
          <w:lang w:val="ro-RO" w:eastAsia="en-US"/>
        </w:rPr>
        <w:t xml:space="preserve"> </w:t>
      </w:r>
      <w:r w:rsidRPr="00600688">
        <w:rPr>
          <w:rFonts w:ascii="Times New Roman" w:eastAsia="Times New Roman" w:hAnsi="Times New Roman"/>
          <w:noProof/>
          <w:sz w:val="28"/>
          <w:szCs w:val="28"/>
          <w:lang w:val="ro-RO" w:eastAsia="en-US"/>
        </w:rPr>
        <w:t>stabilește cerințele față de infrastructură în cadrul unui sistem de</w:t>
      </w:r>
      <w:r w:rsidRPr="00600688">
        <w:rPr>
          <w:rFonts w:ascii="Times New Roman" w:eastAsia="Times New Roman" w:hAnsi="Times New Roman"/>
          <w:noProof/>
          <w:sz w:val="28"/>
          <w:szCs w:val="28"/>
          <w:lang w:val="ro-RO" w:eastAsia="en-US"/>
        </w:rPr>
        <w:softHyphen/>
        <w:t>termine, să pună la dispoziție și să mențină infrastruc</w:t>
      </w:r>
      <w:r w:rsidRPr="00600688">
        <w:rPr>
          <w:rFonts w:ascii="Times New Roman" w:eastAsia="Times New Roman" w:hAnsi="Times New Roman"/>
          <w:noProof/>
          <w:sz w:val="28"/>
          <w:szCs w:val="28"/>
          <w:lang w:val="ro-RO" w:eastAsia="en-US"/>
        </w:rPr>
        <w:softHyphen/>
        <w:t>tura necesară pentru operarea proceselor sale și pen</w:t>
      </w:r>
      <w:r w:rsidRPr="00600688">
        <w:rPr>
          <w:rFonts w:ascii="Times New Roman" w:eastAsia="Times New Roman" w:hAnsi="Times New Roman"/>
          <w:noProof/>
          <w:sz w:val="28"/>
          <w:szCs w:val="28"/>
          <w:lang w:val="ro-RO" w:eastAsia="en-US"/>
        </w:rPr>
        <w:softHyphen/>
        <w:t xml:space="preserve">tru realizarea conformității produselor și a serviciilor”, menționând că „infrastructura include: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 și utilități asociate;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echipamente, inclusiv hardware și software;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resurse pentru transport;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tehnologie informațională și comunicații”. </w:t>
      </w:r>
    </w:p>
    <w:p w:rsidR="00600688" w:rsidRDefault="00600688" w:rsidP="00600688">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600688" w:rsidRPr="00600688" w:rsidRDefault="00600688" w:rsidP="007B7094">
      <w:pPr>
        <w:autoSpaceDE w:val="0"/>
        <w:autoSpaceDN w:val="0"/>
        <w:adjustRightInd w:val="0"/>
        <w:spacing w:line="221" w:lineRule="atLeast"/>
        <w:ind w:firstLine="640"/>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t xml:space="preserve">Pentru sfera ştiinţei şi inovării componentele de bază ale infrastructurii sunt: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organizaţiile ştiinţifice; </w:t>
      </w:r>
      <w:r>
        <w:rPr>
          <w:noProof/>
          <w:sz w:val="28"/>
          <w:szCs w:val="28"/>
          <w:lang w:eastAsia="en-US"/>
        </w:rPr>
        <w:t xml:space="preserve"> </w:t>
      </w:r>
    </w:p>
    <w:p w:rsidR="00600688" w:rsidRP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echipamentul de cercetare disponibil, inclu</w:t>
      </w:r>
      <w:r w:rsidRPr="00600688">
        <w:rPr>
          <w:noProof/>
          <w:sz w:val="28"/>
          <w:szCs w:val="28"/>
          <w:lang w:eastAsia="en-US"/>
        </w:rPr>
        <w:softHyphen/>
        <w:t xml:space="preserve">siv software, resursele de măsurare și monitorizare (RMM); </w:t>
      </w:r>
    </w:p>
    <w:p w:rsidR="00600688"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clădirile și facilitățile (terenuri experimentale, laboratoare etc.); </w:t>
      </w:r>
    </w:p>
    <w:p w:rsidR="007B7094" w:rsidRDefault="00600688" w:rsidP="007B7094">
      <w:pPr>
        <w:pStyle w:val="ListParagraph"/>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produsele sciento-intensive din sfera științei și inovării.</w:t>
      </w:r>
    </w:p>
    <w:p w:rsidR="007B7094" w:rsidRDefault="007B7094" w:rsidP="007B7094">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7B7094" w:rsidRDefault="007B7094"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7B7094">
        <w:rPr>
          <w:rFonts w:ascii="Times New Roman" w:eastAsia="Times New Roman" w:hAnsi="Times New Roman"/>
          <w:noProof/>
          <w:sz w:val="28"/>
          <w:szCs w:val="28"/>
          <w:lang w:val="ro-RO" w:eastAsia="en-US"/>
        </w:rPr>
        <w:t>Una dintre acţiunile principale necesare pentru</w:t>
      </w:r>
      <w:r w:rsidR="0012028C" w:rsidRPr="0012028C">
        <w:rPr>
          <w:rFonts w:ascii="Times New Roman" w:eastAsia="Times New Roman" w:hAnsi="Times New Roman"/>
          <w:noProof/>
          <w:sz w:val="28"/>
          <w:szCs w:val="28"/>
          <w:lang w:val="ro-RO" w:eastAsia="en-US"/>
        </w:rPr>
        <w:t xml:space="preserve"> implementarea obiectivului de integrare în Spaţiul European de Cercetare este crearea Registrului Nați</w:t>
      </w:r>
      <w:r w:rsidR="0012028C" w:rsidRPr="0012028C">
        <w:rPr>
          <w:rFonts w:ascii="Times New Roman" w:eastAsia="Times New Roman" w:hAnsi="Times New Roman"/>
          <w:noProof/>
          <w:sz w:val="28"/>
          <w:szCs w:val="28"/>
          <w:lang w:val="ro-RO" w:eastAsia="en-US"/>
        </w:rPr>
        <w:softHyphen/>
        <w:t>onal al Infrastructurilor de Cercetare-Dezvoltare, care va asigura un acces sporit la infrastructura de cerceta</w:t>
      </w:r>
      <w:r w:rsidR="0012028C" w:rsidRPr="0012028C">
        <w:rPr>
          <w:rFonts w:ascii="Times New Roman" w:eastAsia="Times New Roman" w:hAnsi="Times New Roman"/>
          <w:noProof/>
          <w:sz w:val="28"/>
          <w:szCs w:val="28"/>
          <w:lang w:val="ro-RO" w:eastAsia="en-US"/>
        </w:rPr>
        <w:softHyphen/>
        <w:t>re atât pentru mediul public, cât și pentru cel privat, va crea o piață a serviciilor științifice și tehnologice, va contribui la sporirea vizibilităţii internaționale a rezultatelor cercetării autohtone și la sustenabilitatea economică a ştiinţei.</w:t>
      </w:r>
    </w:p>
    <w:p w:rsidR="0012028C"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p>
    <w:p w:rsidR="0012028C" w:rsidRPr="00600688"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12028C">
        <w:rPr>
          <w:rFonts w:ascii="Times New Roman" w:eastAsia="Times New Roman" w:hAnsi="Times New Roman"/>
          <w:noProof/>
          <w:sz w:val="28"/>
          <w:szCs w:val="28"/>
          <w:lang w:val="ro-RO" w:eastAsia="en-US"/>
        </w:rPr>
        <w:t>Publicul larg va beneficia de acces deschis la pa</w:t>
      </w:r>
      <w:r w:rsidRPr="0012028C">
        <w:rPr>
          <w:rFonts w:ascii="Times New Roman" w:eastAsia="Times New Roman" w:hAnsi="Times New Roman"/>
          <w:noProof/>
          <w:sz w:val="28"/>
          <w:szCs w:val="28"/>
          <w:lang w:val="ro-RO" w:eastAsia="en-US"/>
        </w:rPr>
        <w:softHyphen/>
        <w:t>trimoniul științific al țării reflectat în produse scien</w:t>
      </w:r>
      <w:r w:rsidRPr="0012028C">
        <w:rPr>
          <w:rFonts w:ascii="Times New Roman" w:eastAsia="Times New Roman" w:hAnsi="Times New Roman"/>
          <w:noProof/>
          <w:sz w:val="28"/>
          <w:szCs w:val="28"/>
          <w:lang w:val="ro-RO" w:eastAsia="en-US"/>
        </w:rPr>
        <w:softHyphen/>
        <w:t>to-intensive elaborate de cercetători, la echipamentul științific. Rezultatele vor putea fi utilizate în analiza bibliometrică şi webometrică a sferei CDI, ele vor fa</w:t>
      </w:r>
      <w:r w:rsidRPr="0012028C">
        <w:rPr>
          <w:rFonts w:ascii="Times New Roman" w:eastAsia="Times New Roman" w:hAnsi="Times New Roman"/>
          <w:noProof/>
          <w:sz w:val="28"/>
          <w:szCs w:val="28"/>
          <w:lang w:val="ro-RO" w:eastAsia="en-US"/>
        </w:rPr>
        <w:softHyphen/>
        <w:t>cilita extinderea relațiilor de colaborare la nivel națio</w:t>
      </w:r>
      <w:r w:rsidRPr="0012028C">
        <w:rPr>
          <w:rFonts w:ascii="Times New Roman" w:eastAsia="Times New Roman" w:hAnsi="Times New Roman"/>
          <w:noProof/>
          <w:sz w:val="28"/>
          <w:szCs w:val="28"/>
          <w:lang w:val="ro-RO" w:eastAsia="en-US"/>
        </w:rPr>
        <w:softHyphen/>
        <w:t>nal și internațional. Urmare a serviciilor de colectare a datelor, administrare, prelucrare și interpretare a acestora va fi posibilă generarea de: liste, rapoarte, or</w:t>
      </w:r>
      <w:r w:rsidRPr="0012028C">
        <w:rPr>
          <w:rFonts w:ascii="Times New Roman" w:eastAsia="Times New Roman" w:hAnsi="Times New Roman"/>
          <w:noProof/>
          <w:sz w:val="28"/>
          <w:szCs w:val="28"/>
          <w:lang w:val="ro-RO" w:eastAsia="en-US"/>
        </w:rPr>
        <w:softHyphen/>
        <w:t>ganigrame, diagrame și grafice specifice, date statistice și comparative.</w:t>
      </w:r>
    </w:p>
    <w:p w:rsidR="0012028C" w:rsidRDefault="0012028C">
      <w:pPr>
        <w:rPr>
          <w:rFonts w:ascii="Times New Roman" w:eastAsia="Times New Roman" w:hAnsi="Times New Roman"/>
          <w:b/>
          <w:bCs/>
          <w:noProof/>
          <w:sz w:val="28"/>
          <w:szCs w:val="28"/>
          <w:lang w:val="ro-RO" w:eastAsia="en-US"/>
        </w:rPr>
      </w:pPr>
      <w:r w:rsidRPr="006C4A9F">
        <w:rPr>
          <w:noProof/>
          <w:lang w:val="en-GB"/>
        </w:rPr>
        <w:br w:type="page"/>
      </w:r>
    </w:p>
    <w:p w:rsidR="001E7BD2" w:rsidRDefault="00222C9B" w:rsidP="001E7BD2">
      <w:pPr>
        <w:pStyle w:val="H"/>
        <w:numPr>
          <w:ilvl w:val="0"/>
          <w:numId w:val="7"/>
        </w:numPr>
        <w:spacing w:after="240"/>
        <w:rPr>
          <w:lang w:val="en-US"/>
        </w:rPr>
      </w:pPr>
      <w:r>
        <w:rPr>
          <w:noProof/>
        </w:rPr>
        <w:lastRenderedPageBreak/>
        <w:t>I</w:t>
      </w:r>
      <w:r w:rsidRPr="00843BCB">
        <w:rPr>
          <w:noProof/>
        </w:rPr>
        <w:t>mportanța temei</w:t>
      </w:r>
    </w:p>
    <w:p w:rsidR="000754F8" w:rsidRDefault="004937FF" w:rsidP="007F4308">
      <w:pPr>
        <w:pStyle w:val="AliniereaContinutului"/>
        <w:spacing w:line="240" w:lineRule="auto"/>
        <w:rPr>
          <w:sz w:val="28"/>
          <w:szCs w:val="28"/>
        </w:rPr>
      </w:pPr>
      <w:r>
        <w:rPr>
          <w:sz w:val="28"/>
          <w:szCs w:val="28"/>
        </w:rPr>
        <w:t xml:space="preserve">În activitatea de cercetare există mai multe etape la fel ca și dezvoltarea în continuu a </w:t>
      </w:r>
      <w:r w:rsidR="00E93CB4">
        <w:rPr>
          <w:sz w:val="28"/>
          <w:szCs w:val="28"/>
        </w:rPr>
        <w:t xml:space="preserve">oricărui sistem </w:t>
      </w:r>
      <w:r>
        <w:rPr>
          <w:sz w:val="28"/>
          <w:szCs w:val="28"/>
        </w:rPr>
        <w:t xml:space="preserve">informațional. Infrastructurile de cercetare sunt elementele  esențiale care constau din echipamentele specializate caracteristice subdomeniului de studiu, </w:t>
      </w:r>
      <w:r w:rsidR="00025390">
        <w:rPr>
          <w:sz w:val="28"/>
          <w:szCs w:val="28"/>
        </w:rPr>
        <w:t>laboratoarele comune, alte centre care prestează serviciii din domeniul de cercetare care sunt amplasate geografic în locuri diferite și prin intermediul acestui Sistem informațional de manegement a infrastructurilor de cercetare să fie partajate</w:t>
      </w:r>
      <w:r w:rsidR="00DD34ED">
        <w:rPr>
          <w:sz w:val="28"/>
          <w:szCs w:val="28"/>
        </w:rPr>
        <w:t xml:space="preserve"> de către mai mulți cercetători</w:t>
      </w:r>
      <w:r w:rsidR="00025390">
        <w:rPr>
          <w:sz w:val="28"/>
          <w:szCs w:val="28"/>
        </w:rPr>
        <w:t>.</w:t>
      </w:r>
      <w:r w:rsidR="002951D9">
        <w:rPr>
          <w:sz w:val="28"/>
          <w:szCs w:val="28"/>
        </w:rPr>
        <w:t xml:space="preserve"> Acest sistem va avea înca ca scop de a informa utilizatorii, despre care categorii de infrastructuri de cercetare există în Republica Moldova pentru a fi utilizate după necesitate, și să fie descrise ce facilități oferă fiecare în parte. Cu ajutorul acestui sistem fiecare cercetător, om de știință va putea mai întîi de a începe o lucrare de studiu, cercetare să analizeze ce posibilități există la moment în RM și unde anume există elementele de care are nevoie, în cazul în care nu există careva facilități, echipamente, servicii la noi în țară să poată analiza sectorul științific European.</w:t>
      </w:r>
      <w:r w:rsidR="004075B9">
        <w:rPr>
          <w:sz w:val="28"/>
          <w:szCs w:val="28"/>
        </w:rPr>
        <w:t xml:space="preserve"> Menegerii de companii, instituțiile de învățămînt superior tot pot fi cointeresați despre categoriile de infrastructuri care le posedă compania, instituția, sau despre ce fel de infrastructuri le pose</w:t>
      </w:r>
      <w:r w:rsidR="00ED7233">
        <w:rPr>
          <w:sz w:val="28"/>
          <w:szCs w:val="28"/>
        </w:rPr>
        <w:t>d</w:t>
      </w:r>
      <w:r w:rsidR="004075B9">
        <w:rPr>
          <w:sz w:val="28"/>
          <w:szCs w:val="28"/>
        </w:rPr>
        <w:t>ă alte organizații, deaceea acest sistem informațional care va funcționa online va conține aceste informații, care vor fi în permanentă actualizare.</w:t>
      </w:r>
      <w:r w:rsidR="00CC18DC">
        <w:rPr>
          <w:sz w:val="28"/>
          <w:szCs w:val="28"/>
        </w:rPr>
        <w:t xml:space="preserve"> Sistemul dat să fie la nivel național cu toată informația consolidată despre infrastructurile de cercetare care vor fi partajate pentru a oferi cercetări performante, deoarece aceste facilități, echipamente, servicii au un cost mare și nu întodeauna este posibil și potrivit ca fiecare</w:t>
      </w:r>
      <w:r w:rsidR="00624C0D">
        <w:rPr>
          <w:sz w:val="28"/>
          <w:szCs w:val="28"/>
        </w:rPr>
        <w:t>,</w:t>
      </w:r>
      <w:bookmarkStart w:id="12" w:name="_GoBack"/>
      <w:bookmarkEnd w:id="12"/>
      <w:r w:rsidR="00CC18DC">
        <w:rPr>
          <w:sz w:val="28"/>
          <w:szCs w:val="28"/>
        </w:rPr>
        <w:t xml:space="preserve"> care are nevoie de acestea să le procure personal, dar prin intermediul acestui sistem </w:t>
      </w:r>
      <w:r w:rsidR="005F06EF">
        <w:rPr>
          <w:sz w:val="28"/>
          <w:szCs w:val="28"/>
        </w:rPr>
        <w:t xml:space="preserve">fiecare element al infrastructurii va fi identificat și va fi posibil </w:t>
      </w:r>
      <w:r w:rsidR="00CC18DC">
        <w:rPr>
          <w:sz w:val="28"/>
          <w:szCs w:val="28"/>
        </w:rPr>
        <w:t xml:space="preserve">să </w:t>
      </w:r>
      <w:r w:rsidR="005F06EF">
        <w:rPr>
          <w:sz w:val="28"/>
          <w:szCs w:val="28"/>
        </w:rPr>
        <w:t>fie utilizate</w:t>
      </w:r>
      <w:r w:rsidR="00CC18DC">
        <w:rPr>
          <w:sz w:val="28"/>
          <w:szCs w:val="28"/>
        </w:rPr>
        <w:t xml:space="preserve"> în comun.</w:t>
      </w:r>
      <w:r w:rsidR="005A07D2">
        <w:rPr>
          <w:sz w:val="28"/>
          <w:szCs w:val="28"/>
        </w:rPr>
        <w:t xml:space="preserve"> Există mai mulți actori în acest domeniu care posedă interesul său și anume acest sistem va fi la dispoziție pentru ca la maxim pozibil să ofere răspunsurile pentru fiecare în parte.</w:t>
      </w:r>
    </w:p>
    <w:p w:rsidR="000754F8" w:rsidRDefault="000754F8" w:rsidP="007F4308">
      <w:pPr>
        <w:pStyle w:val="AliniereaContinutului"/>
        <w:spacing w:line="240" w:lineRule="auto"/>
        <w:rPr>
          <w:sz w:val="28"/>
          <w:szCs w:val="28"/>
        </w:rPr>
      </w:pPr>
    </w:p>
    <w:p w:rsidR="001E7BD2" w:rsidRPr="007741E7" w:rsidRDefault="006B69D1" w:rsidP="007F4308">
      <w:pPr>
        <w:pStyle w:val="AliniereaContinutului"/>
        <w:spacing w:line="240" w:lineRule="auto"/>
        <w:rPr>
          <w:sz w:val="28"/>
          <w:szCs w:val="28"/>
        </w:rPr>
      </w:pPr>
      <w:r w:rsidRPr="006B69D1">
        <w:rPr>
          <w:sz w:val="28"/>
          <w:szCs w:val="28"/>
        </w:rPr>
        <w:t xml:space="preserve">Inovația în domeniul științei și al tehnologiei este vitală pentru rezolvarea provocărilor </w:t>
      </w:r>
      <w:r>
        <w:rPr>
          <w:sz w:val="28"/>
          <w:szCs w:val="28"/>
        </w:rPr>
        <w:t>economice și sociale ale întregei lumi civilizate, conform programului ORIZONT 2020 care din Uniunea Europeana este obținut, inițializat și în Republica Moldova ca fiind foarte important pentru dezvoltarea pe larg a societății informaționale, fiind în rînd cu celelalte societăți informaționale din strainătate</w:t>
      </w:r>
      <w:r w:rsidR="00222C9B" w:rsidRPr="007F4308">
        <w:rPr>
          <w:sz w:val="28"/>
          <w:szCs w:val="28"/>
        </w:rPr>
        <w:t>.</w:t>
      </w:r>
      <w:r w:rsidR="00C37253">
        <w:rPr>
          <w:sz w:val="28"/>
          <w:szCs w:val="28"/>
        </w:rPr>
        <w:t xml:space="preserve"> </w:t>
      </w:r>
      <w:r w:rsidR="007741E7">
        <w:rPr>
          <w:sz w:val="28"/>
          <w:szCs w:val="28"/>
        </w:rPr>
        <w:t xml:space="preserve">Infrastructurile de cercetare permit cele mai mari descoperii în știință </w:t>
      </w:r>
      <w:r w:rsidR="007741E7" w:rsidRPr="007741E7">
        <w:rPr>
          <w:sz w:val="28"/>
          <w:szCs w:val="28"/>
        </w:rPr>
        <w:t>și tehnologie, atrage cercetători din întreaga lume și construiește punți între comunitățile de cercetare.</w:t>
      </w:r>
      <w:r w:rsidR="00533D23">
        <w:rPr>
          <w:sz w:val="28"/>
          <w:szCs w:val="28"/>
        </w:rPr>
        <w:t xml:space="preserve"> </w:t>
      </w:r>
      <w:r w:rsidR="00533D23" w:rsidRPr="00533D23">
        <w:rPr>
          <w:sz w:val="28"/>
          <w:szCs w:val="28"/>
        </w:rPr>
        <w:t>Acestea permit formarea cercetătorilor și facilitează inovarea și schimbul de cunoștințe.</w:t>
      </w:r>
    </w:p>
    <w:p w:rsidR="002E1FE5" w:rsidRDefault="002E1FE5" w:rsidP="002E1FE5">
      <w:pPr>
        <w:pStyle w:val="NormalWeb"/>
        <w:shd w:val="clear" w:color="auto" w:fill="FFFFFF"/>
        <w:spacing w:before="0" w:beforeAutospacing="0" w:after="0" w:afterAutospacing="0"/>
        <w:ind w:firstLine="708"/>
        <w:rPr>
          <w:noProof/>
          <w:sz w:val="28"/>
          <w:szCs w:val="28"/>
          <w:lang w:val="ro-RO" w:eastAsia="en-US"/>
        </w:rPr>
      </w:pPr>
    </w:p>
    <w:p w:rsidR="002E1FE5" w:rsidRPr="002E1FE5" w:rsidRDefault="002E1FE5" w:rsidP="002E1FE5">
      <w:pPr>
        <w:pStyle w:val="NormalWeb"/>
        <w:shd w:val="clear" w:color="auto" w:fill="FFFFFF"/>
        <w:spacing w:before="0" w:beforeAutospacing="0" w:after="0" w:afterAutospacing="0"/>
        <w:ind w:firstLine="708"/>
        <w:jc w:val="both"/>
        <w:rPr>
          <w:noProof/>
          <w:sz w:val="28"/>
          <w:szCs w:val="28"/>
          <w:lang w:val="ro-RO" w:eastAsia="en-US"/>
        </w:rPr>
      </w:pPr>
      <w:r>
        <w:rPr>
          <w:noProof/>
          <w:sz w:val="28"/>
          <w:szCs w:val="28"/>
          <w:lang w:val="ro-RO" w:eastAsia="en-US"/>
        </w:rPr>
        <w:t>Importanța</w:t>
      </w:r>
      <w:r w:rsidRPr="002E1FE5">
        <w:rPr>
          <w:noProof/>
          <w:sz w:val="28"/>
          <w:szCs w:val="28"/>
          <w:lang w:val="ro-RO" w:eastAsia="en-US"/>
        </w:rPr>
        <w:t xml:space="preserve"> “Infrastructuri</w:t>
      </w:r>
      <w:r>
        <w:rPr>
          <w:noProof/>
          <w:sz w:val="28"/>
          <w:szCs w:val="28"/>
          <w:lang w:val="ro-RO" w:eastAsia="en-US"/>
        </w:rPr>
        <w:t>i</w:t>
      </w:r>
      <w:r w:rsidRPr="002E1FE5">
        <w:rPr>
          <w:noProof/>
          <w:sz w:val="28"/>
          <w:szCs w:val="28"/>
          <w:lang w:val="ro-RO" w:eastAsia="en-US"/>
        </w:rPr>
        <w:t xml:space="preserve"> </w:t>
      </w:r>
      <w:r>
        <w:rPr>
          <w:noProof/>
          <w:sz w:val="28"/>
          <w:szCs w:val="28"/>
          <w:lang w:val="ro-RO" w:eastAsia="en-US"/>
        </w:rPr>
        <w:t>de</w:t>
      </w:r>
      <w:r w:rsidRPr="002E1FE5">
        <w:rPr>
          <w:noProof/>
          <w:sz w:val="28"/>
          <w:szCs w:val="28"/>
          <w:lang w:val="ro-RO" w:eastAsia="en-US"/>
        </w:rPr>
        <w:t xml:space="preserve"> cercetare”, parte a programului “Capacităţi FP7, este de a optimiza folosirea şi dezvoltarea celor mai bune infrastructuri de cercetare din Europa. De asemenea, intenţionează că creeze noi infrastructuri de cercetare în ştiinţă şi tehnologie, de interes p</w:t>
      </w:r>
      <w:r>
        <w:rPr>
          <w:noProof/>
          <w:sz w:val="28"/>
          <w:szCs w:val="28"/>
          <w:lang w:val="ro-RO" w:eastAsia="en-US"/>
        </w:rPr>
        <w:t>l</w:t>
      </w:r>
      <w:r w:rsidRPr="002E1FE5">
        <w:rPr>
          <w:noProof/>
          <w:sz w:val="28"/>
          <w:szCs w:val="28"/>
          <w:lang w:val="ro-RO" w:eastAsia="en-US"/>
        </w:rPr>
        <w:t xml:space="preserve">an-european. Comunitatea ştiinţifică europeană are nevoie de acestea pentru a putea sustine cercetari avansate </w:t>
      </w:r>
      <w:r>
        <w:rPr>
          <w:noProof/>
          <w:sz w:val="28"/>
          <w:szCs w:val="28"/>
          <w:lang w:val="ro-RO" w:eastAsia="en-US"/>
        </w:rPr>
        <w:t>ș</w:t>
      </w:r>
      <w:r w:rsidRPr="002E1FE5">
        <w:rPr>
          <w:noProof/>
          <w:sz w:val="28"/>
          <w:szCs w:val="28"/>
          <w:lang w:val="ro-RO" w:eastAsia="en-US"/>
        </w:rPr>
        <w:t>i pentru a ajuta industria să-şi consolideze cunoştinţele şi tehnologiile.</w:t>
      </w:r>
    </w:p>
    <w:p w:rsidR="00E93CB4" w:rsidRDefault="00E93CB4" w:rsidP="00027AC5">
      <w:pPr>
        <w:pStyle w:val="NormalWeb"/>
        <w:shd w:val="clear" w:color="auto" w:fill="FFFFFF"/>
        <w:spacing w:before="0" w:beforeAutospacing="0" w:after="0" w:afterAutospacing="0"/>
        <w:ind w:firstLine="708"/>
        <w:jc w:val="both"/>
        <w:rPr>
          <w:noProof/>
          <w:sz w:val="28"/>
          <w:szCs w:val="28"/>
          <w:lang w:val="ro-RO" w:eastAsia="en-US"/>
        </w:rPr>
      </w:pPr>
    </w:p>
    <w:p w:rsidR="002E1FE5" w:rsidRPr="002E1FE5" w:rsidRDefault="002E1FE5" w:rsidP="00027AC5">
      <w:pPr>
        <w:pStyle w:val="NormalWeb"/>
        <w:shd w:val="clear" w:color="auto" w:fill="FFFFFF"/>
        <w:spacing w:before="0" w:beforeAutospacing="0" w:after="0" w:afterAutospacing="0"/>
        <w:ind w:firstLine="708"/>
        <w:jc w:val="both"/>
        <w:rPr>
          <w:noProof/>
          <w:sz w:val="28"/>
          <w:szCs w:val="28"/>
          <w:lang w:val="ro-RO" w:eastAsia="en-US"/>
        </w:rPr>
      </w:pPr>
      <w:r w:rsidRPr="002E1FE5">
        <w:rPr>
          <w:noProof/>
          <w:sz w:val="28"/>
          <w:szCs w:val="28"/>
          <w:lang w:val="ro-RO" w:eastAsia="en-US"/>
        </w:rPr>
        <w:lastRenderedPageBreak/>
        <w:t>Generarea de cunoştinţe şi inovarea depind direct de calitatea şi accesul la infrastructurile pentru cercetare, care includ facilităţi precum observatoare, baze de date, surse de radiaţie sau reţele de comunicaţii.</w:t>
      </w:r>
    </w:p>
    <w:p w:rsidR="00B27AD6" w:rsidRPr="00DC11E9" w:rsidRDefault="006C4A9F" w:rsidP="007F4308">
      <w:pPr>
        <w:pStyle w:val="AliniereaContinutului"/>
        <w:spacing w:line="240" w:lineRule="auto"/>
        <w:rPr>
          <w:sz w:val="28"/>
          <w:szCs w:val="28"/>
        </w:rPr>
      </w:pP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Susţinerea infrastructurilor existente: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Activităţi integratoare - asigurarea accesului larg şi eficient la infrastructurile pentru cercetare existente în statele membre ale U.E., statele asociate şi la nivel internaţional acolo unde este cazul (inclusiv acces transnaţional, cercetare comună şi creare de reţele de cercetare)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Infrastructuri virtuale (ICT based e Infrastructures) - susţinerea unui număr de teme pentru a susţine crearea unui nou mediu de cercetare în care comunităţile virtuale împart şi exploatează puterea colectivă a facilităţilor ştiinţifice şi inginereşti europene</w:t>
      </w:r>
    </w:p>
    <w:p w:rsidR="00A461B6" w:rsidRDefault="00A461B6" w:rsidP="00A461B6">
      <w:pPr>
        <w:pStyle w:val="AliniereaContinutului"/>
        <w:spacing w:line="240" w:lineRule="auto"/>
        <w:ind w:firstLine="0"/>
        <w:rPr>
          <w:sz w:val="28"/>
          <w:szCs w:val="28"/>
        </w:rPr>
      </w:pPr>
    </w:p>
    <w:p w:rsidR="00DC11E9" w:rsidRPr="006C4A9F" w:rsidRDefault="00DC11E9" w:rsidP="00027AC5">
      <w:pPr>
        <w:shd w:val="clear" w:color="auto" w:fill="FFFFFF"/>
        <w:ind w:firstLine="708"/>
        <w:rPr>
          <w:rFonts w:ascii="Times New Roman" w:eastAsia="Times New Roman" w:hAnsi="Times New Roman"/>
          <w:sz w:val="28"/>
          <w:szCs w:val="28"/>
          <w:lang w:val="en-GB"/>
        </w:rPr>
      </w:pPr>
      <w:proofErr w:type="spellStart"/>
      <w:r w:rsidRPr="006C4A9F">
        <w:rPr>
          <w:rFonts w:ascii="Times New Roman" w:eastAsia="Times New Roman" w:hAnsi="Times New Roman"/>
          <w:sz w:val="28"/>
          <w:szCs w:val="28"/>
          <w:lang w:val="en-GB"/>
        </w:rPr>
        <w:t>Susţinerea</w:t>
      </w:r>
      <w:proofErr w:type="spellEnd"/>
      <w:r w:rsidRPr="006C4A9F">
        <w:rPr>
          <w:rFonts w:ascii="Times New Roman" w:eastAsia="Times New Roman" w:hAnsi="Times New Roman"/>
          <w:sz w:val="28"/>
          <w:szCs w:val="28"/>
          <w:lang w:val="en-GB"/>
        </w:rPr>
        <w:t xml:space="preserve"> </w:t>
      </w:r>
      <w:proofErr w:type="spellStart"/>
      <w:r w:rsidRPr="006C4A9F">
        <w:rPr>
          <w:rFonts w:ascii="Times New Roman" w:eastAsia="Times New Roman" w:hAnsi="Times New Roman"/>
          <w:sz w:val="28"/>
          <w:szCs w:val="28"/>
          <w:lang w:val="en-GB"/>
        </w:rPr>
        <w:t>noilor</w:t>
      </w:r>
      <w:proofErr w:type="spellEnd"/>
      <w:r w:rsidRPr="006C4A9F">
        <w:rPr>
          <w:rFonts w:ascii="Times New Roman" w:eastAsia="Times New Roman" w:hAnsi="Times New Roman"/>
          <w:sz w:val="28"/>
          <w:szCs w:val="28"/>
          <w:lang w:val="en-GB"/>
        </w:rPr>
        <w:t xml:space="preserve"> </w:t>
      </w:r>
      <w:proofErr w:type="spellStart"/>
      <w:r w:rsidRPr="006C4A9F">
        <w:rPr>
          <w:rFonts w:ascii="Times New Roman" w:eastAsia="Times New Roman" w:hAnsi="Times New Roman"/>
          <w:sz w:val="28"/>
          <w:szCs w:val="28"/>
          <w:lang w:val="en-GB"/>
        </w:rPr>
        <w:t>infrastructuri</w:t>
      </w:r>
      <w:proofErr w:type="spellEnd"/>
      <w:r w:rsidRPr="006C4A9F">
        <w:rPr>
          <w:rFonts w:ascii="Times New Roman" w:eastAsia="Times New Roman" w:hAnsi="Times New Roman"/>
          <w:sz w:val="28"/>
          <w:szCs w:val="28"/>
          <w:lang w:val="en-GB"/>
        </w:rPr>
        <w:t xml:space="preserve"> de </w:t>
      </w:r>
      <w:proofErr w:type="spellStart"/>
      <w:r w:rsidRPr="006C4A9F">
        <w:rPr>
          <w:rFonts w:ascii="Times New Roman" w:eastAsia="Times New Roman" w:hAnsi="Times New Roman"/>
          <w:sz w:val="28"/>
          <w:szCs w:val="28"/>
          <w:lang w:val="en-GB"/>
        </w:rPr>
        <w:t>cercetare</w:t>
      </w:r>
      <w:proofErr w:type="spellEnd"/>
      <w:r w:rsidRPr="006C4A9F">
        <w:rPr>
          <w:rFonts w:ascii="Times New Roman" w:eastAsia="Times New Roman" w:hAnsi="Times New Roman"/>
          <w:sz w:val="28"/>
          <w:szCs w:val="28"/>
          <w:lang w:val="en-GB"/>
        </w:rPr>
        <w:t>:</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Design Studies  - pentru noi infrastructuri de cercetare cu clare dimensiuni si interes  european</w:t>
      </w:r>
    </w:p>
    <w:p w:rsidR="00DC11E9" w:rsidRDefault="00DC11E9" w:rsidP="00DC11E9">
      <w:pPr>
        <w:pStyle w:val="AliniereaContinutului"/>
        <w:numPr>
          <w:ilvl w:val="0"/>
          <w:numId w:val="17"/>
        </w:numPr>
        <w:spacing w:line="240" w:lineRule="auto"/>
        <w:rPr>
          <w:sz w:val="28"/>
          <w:szCs w:val="28"/>
        </w:rPr>
      </w:pPr>
      <w:r w:rsidRPr="00DC11E9">
        <w:rPr>
          <w:sz w:val="28"/>
          <w:szCs w:val="28"/>
        </w:rPr>
        <w:t>Construirea de noi infrastructuri - susţinerea şi impulsionarea fazei preparatorii a construcţiei de noi infrastructuri de cercetare</w:t>
      </w: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Măsuri complementare</w:t>
      </w:r>
      <w:r w:rsidR="0027052B" w:rsidRPr="00027AC5">
        <w:rPr>
          <w:rFonts w:ascii="Times New Roman" w:eastAsia="Times New Roman" w:hAnsi="Times New Roman"/>
          <w:sz w:val="28"/>
          <w:szCs w:val="28"/>
        </w:rPr>
        <w:t>:</w:t>
      </w:r>
    </w:p>
    <w:p w:rsidR="00DC11E9" w:rsidRPr="00DC11E9" w:rsidRDefault="00DC11E9" w:rsidP="00A461B6">
      <w:pPr>
        <w:pStyle w:val="AliniereaContinutului"/>
        <w:numPr>
          <w:ilvl w:val="0"/>
          <w:numId w:val="17"/>
        </w:numPr>
        <w:spacing w:line="240" w:lineRule="auto"/>
        <w:rPr>
          <w:sz w:val="28"/>
          <w:szCs w:val="28"/>
        </w:rPr>
      </w:pPr>
      <w:r w:rsidRPr="00DC11E9">
        <w:rPr>
          <w:sz w:val="28"/>
          <w:szCs w:val="28"/>
        </w:rPr>
        <w:t>Dezvoltări de politici - în contextul consolidării Ariei Europene a Cercetării şi al includerii cooperării internaţionale, suţinerea coordonării politicilor naţionale şi regionale şi a programelor în domeniul infrastructurilor de cercetare</w:t>
      </w:r>
    </w:p>
    <w:p w:rsidR="00DC11E9" w:rsidRPr="00A461B6" w:rsidRDefault="00DC11E9" w:rsidP="00A461B6">
      <w:pPr>
        <w:pStyle w:val="AliniereaContinutului"/>
        <w:numPr>
          <w:ilvl w:val="0"/>
          <w:numId w:val="17"/>
        </w:numPr>
        <w:spacing w:line="240" w:lineRule="auto"/>
        <w:rPr>
          <w:sz w:val="28"/>
          <w:szCs w:val="28"/>
        </w:rPr>
      </w:pPr>
      <w:r w:rsidRPr="00DC11E9">
        <w:rPr>
          <w:sz w:val="28"/>
          <w:szCs w:val="28"/>
        </w:rPr>
        <w:t>Implementarea de programe şi susţinerea proiectelor-programelor emergente - susţinerea implementării eficiente a acestui program prin încurajarea cooperării dintre Punctele Naţionale de Contact (NCP) şi promovarea măsurilor care să identifice necesităţile ce pot apărea</w:t>
      </w:r>
      <w:r w:rsidR="00A461B6">
        <w:rPr>
          <w:sz w:val="28"/>
          <w:szCs w:val="28"/>
        </w:rPr>
        <w:t>.</w:t>
      </w:r>
    </w:p>
    <w:p w:rsidR="00222CFE" w:rsidRDefault="006C4A9F" w:rsidP="00222CFE">
      <w:pPr>
        <w:pStyle w:val="N"/>
        <w:spacing w:line="240" w:lineRule="auto"/>
        <w:ind w:firstLine="0"/>
        <w:rPr>
          <w:bCs/>
          <w:sz w:val="28"/>
          <w:szCs w:val="28"/>
        </w:rPr>
      </w:pPr>
    </w:p>
    <w:p w:rsidR="006972B2" w:rsidRDefault="00964800" w:rsidP="00964800">
      <w:pPr>
        <w:pStyle w:val="N"/>
        <w:spacing w:line="240" w:lineRule="auto"/>
        <w:rPr>
          <w:bCs/>
          <w:sz w:val="28"/>
          <w:szCs w:val="28"/>
        </w:rPr>
      </w:pPr>
      <w:r>
        <w:rPr>
          <w:bCs/>
          <w:sz w:val="28"/>
          <w:szCs w:val="28"/>
        </w:rPr>
        <w:t xml:space="preserve">Infrastructurile de cercetare </w:t>
      </w:r>
      <w:r w:rsidRPr="00964800">
        <w:rPr>
          <w:bCs/>
          <w:sz w:val="28"/>
          <w:szCs w:val="28"/>
        </w:rPr>
        <w:t xml:space="preserve">sunt facilități, resurse și servicii conexe utilizate de comunitatea științifică. Ele sunt utilizate pentru a efectua cercetări de nivel înalt. </w:t>
      </w:r>
      <w:r>
        <w:rPr>
          <w:bCs/>
          <w:sz w:val="28"/>
          <w:szCs w:val="28"/>
        </w:rPr>
        <w:t>Acestea</w:t>
      </w:r>
      <w:r w:rsidRPr="00964800">
        <w:rPr>
          <w:bCs/>
          <w:sz w:val="28"/>
          <w:szCs w:val="28"/>
        </w:rPr>
        <w:t xml:space="preserve"> acoperă o gamă largă de domenii de cercetare, de la științele sociale până la astronomie și de la genomică la nanotehnologii. De asemenea, ele pot fi utilizate în cadrul educației sau al serviciilor publice.</w:t>
      </w:r>
    </w:p>
    <w:p w:rsidR="00964800" w:rsidRDefault="00964800" w:rsidP="00964800">
      <w:pPr>
        <w:pStyle w:val="N"/>
        <w:spacing w:line="240" w:lineRule="auto"/>
        <w:rPr>
          <w:bCs/>
          <w:sz w:val="28"/>
          <w:szCs w:val="28"/>
        </w:rPr>
      </w:pPr>
    </w:p>
    <w:p w:rsidR="00964800" w:rsidRDefault="00964800" w:rsidP="00964800">
      <w:pPr>
        <w:pStyle w:val="N"/>
        <w:spacing w:line="240" w:lineRule="auto"/>
        <w:rPr>
          <w:bCs/>
          <w:sz w:val="28"/>
          <w:szCs w:val="28"/>
        </w:rPr>
      </w:pPr>
      <w:r w:rsidRPr="00964800">
        <w:rPr>
          <w:bCs/>
          <w:sz w:val="28"/>
          <w:szCs w:val="28"/>
        </w:rPr>
        <w:t xml:space="preserve">Exemple de </w:t>
      </w:r>
      <w:r>
        <w:rPr>
          <w:bCs/>
          <w:sz w:val="28"/>
          <w:szCs w:val="28"/>
        </w:rPr>
        <w:t>infrastructuri de cercetare:</w:t>
      </w:r>
    </w:p>
    <w:p w:rsidR="00964800" w:rsidRDefault="00964800" w:rsidP="00964800">
      <w:pPr>
        <w:pStyle w:val="N"/>
        <w:spacing w:line="240" w:lineRule="auto"/>
        <w:rPr>
          <w:bCs/>
          <w:sz w:val="28"/>
          <w:szCs w:val="28"/>
        </w:rPr>
      </w:pPr>
      <w:r w:rsidRPr="00964800">
        <w:rPr>
          <w:bCs/>
          <w:sz w:val="28"/>
          <w:szCs w:val="28"/>
        </w:rPr>
        <w:t xml:space="preserve">Instalațiile </w:t>
      </w:r>
      <w:r>
        <w:rPr>
          <w:bCs/>
          <w:sz w:val="28"/>
          <w:szCs w:val="28"/>
        </w:rPr>
        <w:t>infrastructurilor de cercetare</w:t>
      </w:r>
      <w:r w:rsidRPr="00964800">
        <w:rPr>
          <w:bCs/>
          <w:sz w:val="28"/>
          <w:szCs w:val="28"/>
        </w:rPr>
        <w:t xml:space="preserve"> pot fi, de exemplu, singurele instalații de cercetare la scară largă, colecții, habitate speciale, biblioteci, baze de date, arhive biologice, camere curate, rețele integrate de mici instalații de cercetare, rețele de comunicații de mare capacitate / mare viteză, facilități de calcul, infrastructură de date, nave de cercetare, instalații de observare prin satelit și aeronave, observatoare de coastă, telescoape, sincrotroni și acceleratori, rețele de facilități de calcul, precum și centre de competență de infrastructură.</w:t>
      </w:r>
    </w:p>
    <w:p w:rsidR="00964800" w:rsidRDefault="00964800" w:rsidP="006972B2">
      <w:pPr>
        <w:pStyle w:val="N"/>
        <w:spacing w:line="240" w:lineRule="auto"/>
        <w:ind w:firstLine="708"/>
        <w:rPr>
          <w:bCs/>
          <w:sz w:val="28"/>
          <w:szCs w:val="28"/>
        </w:rPr>
      </w:pPr>
    </w:p>
    <w:p w:rsidR="00453EEB" w:rsidRPr="00453EEB" w:rsidRDefault="00453EEB" w:rsidP="00F63C86">
      <w:pPr>
        <w:ind w:firstLine="708"/>
        <w:jc w:val="both"/>
        <w:rPr>
          <w:rFonts w:ascii="Times New Roman" w:eastAsia="Times New Roman" w:hAnsi="Times New Roman"/>
          <w:bCs/>
          <w:sz w:val="28"/>
          <w:szCs w:val="28"/>
          <w:lang w:val="ro-RO"/>
        </w:rPr>
      </w:pPr>
      <w:r w:rsidRPr="00453EEB">
        <w:rPr>
          <w:rFonts w:ascii="Times New Roman" w:eastAsia="Times New Roman" w:hAnsi="Times New Roman"/>
          <w:bCs/>
          <w:sz w:val="28"/>
          <w:szCs w:val="28"/>
          <w:lang w:val="ro-RO"/>
        </w:rPr>
        <w:t>Unele dintre cele mai cunoscute instituții de cercetare științifică includ Organizația Europeană pentru Cercetare Nucleară (CERN</w:t>
      </w:r>
      <w:r w:rsidRPr="00F63C86">
        <w:rPr>
          <w:rFonts w:ascii="Times New Roman" w:eastAsia="Times New Roman" w:hAnsi="Times New Roman"/>
          <w:bCs/>
          <w:sz w:val="28"/>
          <w:szCs w:val="28"/>
          <w:lang w:val="ro-RO"/>
        </w:rPr>
        <w:t xml:space="preserve">, </w:t>
      </w:r>
      <w:hyperlink r:id="rId10" w:history="1">
        <w:r w:rsidRPr="00F63C86">
          <w:rPr>
            <w:rFonts w:ascii="Times New Roman" w:eastAsia="Times New Roman" w:hAnsi="Times New Roman"/>
            <w:bCs/>
            <w:sz w:val="28"/>
            <w:szCs w:val="28"/>
            <w:lang w:val="ro-RO"/>
          </w:rPr>
          <w:t xml:space="preserve">European Organisation for Nuclear </w:t>
        </w:r>
        <w:r w:rsidRPr="00F63C86">
          <w:rPr>
            <w:rFonts w:ascii="Times New Roman" w:eastAsia="Times New Roman" w:hAnsi="Times New Roman"/>
            <w:bCs/>
            <w:sz w:val="28"/>
            <w:szCs w:val="28"/>
            <w:lang w:val="ro-RO"/>
          </w:rPr>
          <w:lastRenderedPageBreak/>
          <w:t>Research</w:t>
        </w:r>
      </w:hyperlink>
      <w:r w:rsidRPr="00453EEB">
        <w:rPr>
          <w:rFonts w:ascii="Times New Roman" w:eastAsia="Times New Roman" w:hAnsi="Times New Roman"/>
          <w:bCs/>
          <w:sz w:val="28"/>
          <w:szCs w:val="28"/>
          <w:lang w:val="ro-RO"/>
        </w:rPr>
        <w:t>) (cea mai mare laboratoare de fizică a particulelor din lume), Infrafrontier Research Infrastructure (o infrastructură de cercetare de nivel mondial care oferă comunității de cercetare biomedicală instrumentele necesare pentru a se descurca rolul funcției genei în boala umană) și rețeaua de mare viteză GÉANT.</w:t>
      </w:r>
    </w:p>
    <w:p w:rsidR="00453EEB" w:rsidRDefault="00453EEB" w:rsidP="006972B2">
      <w:pPr>
        <w:pStyle w:val="N"/>
        <w:spacing w:line="240" w:lineRule="auto"/>
        <w:ind w:firstLine="708"/>
        <w:rPr>
          <w:bCs/>
          <w:sz w:val="28"/>
          <w:szCs w:val="28"/>
        </w:rPr>
      </w:pPr>
    </w:p>
    <w:p w:rsidR="00453EEB" w:rsidRDefault="00DE5118" w:rsidP="006972B2">
      <w:pPr>
        <w:pStyle w:val="N"/>
        <w:spacing w:line="240" w:lineRule="auto"/>
        <w:ind w:firstLine="708"/>
        <w:rPr>
          <w:bCs/>
          <w:sz w:val="28"/>
          <w:szCs w:val="28"/>
        </w:rPr>
      </w:pPr>
      <w:r>
        <w:rPr>
          <w:bCs/>
          <w:sz w:val="28"/>
          <w:szCs w:val="28"/>
        </w:rPr>
        <w:t>Infrastructurile de cercetare pot fi:</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O singură locație (o singură resursă într-o singură locație),</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Distribuită (o rețea de resurse distribuite),</w:t>
      </w:r>
    </w:p>
    <w:p w:rsidR="00DE5118" w:rsidRPr="00A05551" w:rsidRDefault="00A05551" w:rsidP="00A05551">
      <w:pPr>
        <w:pStyle w:val="AliniereaContinutului"/>
        <w:numPr>
          <w:ilvl w:val="0"/>
          <w:numId w:val="17"/>
        </w:numPr>
        <w:spacing w:line="240" w:lineRule="auto"/>
        <w:rPr>
          <w:sz w:val="28"/>
          <w:szCs w:val="28"/>
        </w:rPr>
      </w:pPr>
      <w:r w:rsidRPr="00A05551">
        <w:rPr>
          <w:sz w:val="28"/>
          <w:szCs w:val="28"/>
        </w:rPr>
        <w:t>Virtual (serviciul este furnizat electronic).</w:t>
      </w:r>
    </w:p>
    <w:p w:rsidR="00DE5118" w:rsidRDefault="00DE5118" w:rsidP="006972B2">
      <w:pPr>
        <w:pStyle w:val="N"/>
        <w:spacing w:line="240" w:lineRule="auto"/>
        <w:ind w:firstLine="708"/>
        <w:rPr>
          <w:bCs/>
          <w:sz w:val="28"/>
          <w:szCs w:val="28"/>
        </w:rPr>
      </w:pPr>
    </w:p>
    <w:p w:rsidR="006972B2" w:rsidRPr="00DC11E9" w:rsidRDefault="006972B2" w:rsidP="006972B2">
      <w:pPr>
        <w:pStyle w:val="N"/>
        <w:spacing w:line="240" w:lineRule="auto"/>
        <w:ind w:firstLine="708"/>
        <w:rPr>
          <w:bCs/>
          <w:sz w:val="28"/>
          <w:szCs w:val="28"/>
        </w:rPr>
      </w:pPr>
      <w:r w:rsidRPr="006972B2">
        <w:rPr>
          <w:bCs/>
          <w:sz w:val="28"/>
          <w:szCs w:val="28"/>
        </w:rPr>
        <w:t>Forumul strategic european privind infrastructurile de cercetare (European Strategy Forum on Research Infrastructures</w:t>
      </w:r>
      <w:r w:rsidR="00937808">
        <w:rPr>
          <w:bCs/>
          <w:sz w:val="28"/>
          <w:szCs w:val="28"/>
        </w:rPr>
        <w:t>,</w:t>
      </w:r>
      <w:r>
        <w:rPr>
          <w:bCs/>
          <w:sz w:val="28"/>
          <w:szCs w:val="28"/>
        </w:rPr>
        <w:t xml:space="preserve"> </w:t>
      </w:r>
      <w:r w:rsidRPr="006972B2">
        <w:rPr>
          <w:bCs/>
          <w:sz w:val="28"/>
          <w:szCs w:val="28"/>
        </w:rPr>
        <w:t xml:space="preserve">ESFRI). Acest forum strategic </w:t>
      </w:r>
      <w:r w:rsidR="00937808">
        <w:rPr>
          <w:bCs/>
          <w:sz w:val="28"/>
          <w:szCs w:val="28"/>
        </w:rPr>
        <w:t>susține</w:t>
      </w:r>
      <w:r w:rsidRPr="006972B2">
        <w:rPr>
          <w:bCs/>
          <w:sz w:val="28"/>
          <w:szCs w:val="28"/>
        </w:rPr>
        <w:t xml:space="preserve"> elaborarea politicilor privind infrastructurile rurale în Europa. În cadrul Orizont 2020, obiectivul este de a asigura implementarea și funcționarea infrastructurilor</w:t>
      </w:r>
      <w:r w:rsidR="00937808">
        <w:rPr>
          <w:bCs/>
          <w:sz w:val="28"/>
          <w:szCs w:val="28"/>
        </w:rPr>
        <w:t xml:space="preserve"> </w:t>
      </w:r>
      <w:r w:rsidRPr="006972B2">
        <w:rPr>
          <w:bCs/>
          <w:sz w:val="28"/>
          <w:szCs w:val="28"/>
        </w:rPr>
        <w:t xml:space="preserve"> ESFRI și a altor infrastructuri de cercetare de nivel mondial, inclusiv dezvoltarea facilităților partenerilor regionali, integrarea și accesul la infrastructurile naționale de cercetare și dezvoltarea, implementarea și funcționarea infrastructurilor electronice.</w:t>
      </w:r>
    </w:p>
    <w:p w:rsidR="00222CFE" w:rsidRDefault="006C4A9F" w:rsidP="00222CFE">
      <w:pPr>
        <w:pStyle w:val="ListParagraph"/>
        <w:spacing w:line="240" w:lineRule="auto"/>
        <w:ind w:left="0" w:firstLine="708"/>
        <w:rPr>
          <w:bCs/>
          <w:sz w:val="28"/>
          <w:szCs w:val="28"/>
        </w:rPr>
      </w:pPr>
    </w:p>
    <w:p w:rsidR="0025168D" w:rsidRDefault="0025168D" w:rsidP="00222CFE">
      <w:pPr>
        <w:pStyle w:val="ListParagraph"/>
        <w:spacing w:line="240" w:lineRule="auto"/>
        <w:ind w:left="0" w:firstLine="708"/>
        <w:rPr>
          <w:bCs/>
          <w:sz w:val="28"/>
          <w:szCs w:val="28"/>
        </w:rPr>
      </w:pPr>
    </w:p>
    <w:p w:rsidR="005E2DCC" w:rsidRDefault="005E2DCC" w:rsidP="00222CFE">
      <w:pPr>
        <w:pStyle w:val="ListParagraph"/>
        <w:spacing w:line="240" w:lineRule="auto"/>
        <w:ind w:left="0" w:firstLine="708"/>
        <w:rPr>
          <w:bCs/>
          <w:i/>
          <w:sz w:val="28"/>
          <w:szCs w:val="28"/>
        </w:rPr>
      </w:pPr>
      <w:r w:rsidRPr="0025168D">
        <w:rPr>
          <w:bCs/>
          <w:i/>
          <w:sz w:val="28"/>
          <w:szCs w:val="28"/>
        </w:rPr>
        <w:t>Infrastructurile de cercetare și programul ORIZONT 2020</w:t>
      </w:r>
    </w:p>
    <w:p w:rsidR="009A129B" w:rsidRDefault="009A129B" w:rsidP="00222CFE">
      <w:pPr>
        <w:pStyle w:val="ListParagraph"/>
        <w:spacing w:line="240" w:lineRule="auto"/>
        <w:ind w:left="0" w:firstLine="708"/>
        <w:rPr>
          <w:bCs/>
          <w:i/>
          <w:sz w:val="28"/>
          <w:szCs w:val="28"/>
        </w:rPr>
      </w:pPr>
    </w:p>
    <w:p w:rsidR="0025168D" w:rsidRDefault="00400952" w:rsidP="00222CFE">
      <w:pPr>
        <w:pStyle w:val="ListParagraph"/>
        <w:spacing w:line="240" w:lineRule="auto"/>
        <w:ind w:left="0" w:firstLine="708"/>
        <w:rPr>
          <w:bCs/>
          <w:sz w:val="28"/>
          <w:szCs w:val="28"/>
        </w:rPr>
      </w:pPr>
      <w:r w:rsidRPr="00400952">
        <w:rPr>
          <w:bCs/>
          <w:sz w:val="28"/>
          <w:szCs w:val="28"/>
        </w:rPr>
        <w:t>În documentul "Proiectul de program de lucru" Orizont 2020 2015-2020"</w:t>
      </w:r>
      <w:r>
        <w:rPr>
          <w:bCs/>
          <w:sz w:val="28"/>
          <w:szCs w:val="28"/>
        </w:rPr>
        <w:t xml:space="preserve"> </w:t>
      </w:r>
      <w:r w:rsidRPr="00400952">
        <w:rPr>
          <w:bCs/>
          <w:sz w:val="28"/>
          <w:szCs w:val="28"/>
        </w:rPr>
        <w:t>în domeniul" infrastructurilor europene de cercetare "(inclusiv e-Infrastructuri)" sunt prezentate mai multe viitoare cereri de propuneri pentru infrastructurile europene de cercetare:</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Dezvoltarea de noi infrastructuri de cercetare de nivel mondial,</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Integrarea și deschiderea infrastructurilor de cercetare de interes european,</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e-infrastructuri,</w:t>
      </w:r>
    </w:p>
    <w:p w:rsidR="009A129B" w:rsidRPr="009A129B" w:rsidRDefault="00C423A8" w:rsidP="009A129B">
      <w:pPr>
        <w:pStyle w:val="AliniereaContinutului"/>
        <w:numPr>
          <w:ilvl w:val="0"/>
          <w:numId w:val="17"/>
        </w:numPr>
        <w:spacing w:line="240" w:lineRule="auto"/>
        <w:rPr>
          <w:sz w:val="28"/>
          <w:szCs w:val="28"/>
        </w:rPr>
      </w:pPr>
      <w:r>
        <w:rPr>
          <w:sz w:val="28"/>
          <w:szCs w:val="28"/>
        </w:rPr>
        <w:t>Suport</w:t>
      </w:r>
      <w:r w:rsidR="009A129B" w:rsidRPr="009A129B">
        <w:rPr>
          <w:sz w:val="28"/>
          <w:szCs w:val="28"/>
        </w:rPr>
        <w:t xml:space="preserve"> pentru inovație, resurse umane, politică și cooperare internațională.</w:t>
      </w:r>
    </w:p>
    <w:p w:rsidR="00222CFE" w:rsidRDefault="006C4A9F" w:rsidP="00391A61">
      <w:pPr>
        <w:pStyle w:val="N"/>
        <w:spacing w:line="240" w:lineRule="auto"/>
        <w:ind w:firstLine="0"/>
        <w:rPr>
          <w:sz w:val="28"/>
          <w:szCs w:val="28"/>
        </w:rPr>
      </w:pPr>
    </w:p>
    <w:p w:rsidR="00DC377A" w:rsidRDefault="00DC377A" w:rsidP="00DC377A">
      <w:pPr>
        <w:pStyle w:val="N"/>
        <w:spacing w:line="240" w:lineRule="auto"/>
        <w:ind w:firstLine="0"/>
        <w:rPr>
          <w:sz w:val="28"/>
          <w:szCs w:val="28"/>
        </w:rPr>
      </w:pPr>
    </w:p>
    <w:p w:rsidR="00DC377A" w:rsidRDefault="00DC377A" w:rsidP="00DC377A">
      <w:pPr>
        <w:pStyle w:val="N"/>
        <w:spacing w:line="240" w:lineRule="auto"/>
        <w:ind w:firstLine="708"/>
        <w:rPr>
          <w:sz w:val="28"/>
          <w:szCs w:val="28"/>
        </w:rPr>
      </w:pPr>
      <w:r>
        <w:rPr>
          <w:sz w:val="28"/>
          <w:szCs w:val="28"/>
        </w:rPr>
        <w:t>Aceste elemente care au fost descrise mai sus este necesar de ca sa fie adoptate pentru RM conform programului conducător și sa fie utilizate cele ce deja funcționează local într-un sistem informațional și să fie efectuate asupra acestora proceduri de management pentru a putea analiza, utiliza în detaliu cele de mai nivel înalt infrastructuri de cercetare. Funcționalitățile procedurilor de managiment vor fi descrise în continuare succint, doar definite în obiectivele sistemului și mai apoi în detaliu în caietul de sarcini.</w:t>
      </w:r>
    </w:p>
    <w:p w:rsidR="00DC377A" w:rsidRDefault="00DC377A" w:rsidP="00DC377A">
      <w:pPr>
        <w:pStyle w:val="N"/>
        <w:spacing w:line="240" w:lineRule="auto"/>
        <w:ind w:firstLine="0"/>
        <w:rPr>
          <w:sz w:val="28"/>
          <w:szCs w:val="28"/>
        </w:rPr>
      </w:pPr>
    </w:p>
    <w:p w:rsidR="002E2F23" w:rsidRDefault="002E2F23">
      <w:pPr>
        <w:rPr>
          <w:rFonts w:ascii="Times New Roman" w:eastAsia="Times New Roman" w:hAnsi="Times New Roman"/>
          <w:b/>
          <w:bCs/>
          <w:noProof/>
          <w:sz w:val="28"/>
          <w:szCs w:val="28"/>
          <w:lang w:val="ro-RO" w:eastAsia="en-US"/>
        </w:rPr>
      </w:pPr>
      <w:r w:rsidRPr="006C4A9F">
        <w:rPr>
          <w:noProof/>
          <w:lang w:val="en-GB"/>
        </w:rPr>
        <w:br w:type="page"/>
      </w:r>
    </w:p>
    <w:p w:rsidR="00222CFE" w:rsidRPr="009A1ABB" w:rsidRDefault="00222C9B" w:rsidP="009A1ABB">
      <w:pPr>
        <w:pStyle w:val="H"/>
        <w:numPr>
          <w:ilvl w:val="0"/>
          <w:numId w:val="7"/>
        </w:numPr>
        <w:spacing w:after="240"/>
        <w:rPr>
          <w:noProof/>
        </w:rPr>
      </w:pPr>
      <w:r w:rsidRPr="009A1ABB">
        <w:rPr>
          <w:noProof/>
        </w:rPr>
        <w:lastRenderedPageBreak/>
        <w:t xml:space="preserve">Descrierea sistemelor deja existente </w:t>
      </w:r>
    </w:p>
    <w:p w:rsidR="00222CFE" w:rsidRDefault="000B46CD" w:rsidP="00222CFE">
      <w:pPr>
        <w:pStyle w:val="AliniereaContinutului"/>
        <w:spacing w:line="240" w:lineRule="auto"/>
        <w:rPr>
          <w:sz w:val="28"/>
          <w:szCs w:val="28"/>
        </w:rPr>
      </w:pPr>
      <w:r>
        <w:rPr>
          <w:sz w:val="28"/>
          <w:szCs w:val="28"/>
        </w:rPr>
        <w:t>Urmează să fie descrise în continuare sisteme deja existente în întreaga lume (Uniunea Europeană</w:t>
      </w:r>
      <w:r w:rsidR="00362ED9">
        <w:rPr>
          <w:sz w:val="28"/>
          <w:szCs w:val="28"/>
        </w:rPr>
        <w:t xml:space="preserve"> </w:t>
      </w:r>
      <w:r>
        <w:rPr>
          <w:sz w:val="28"/>
          <w:szCs w:val="28"/>
        </w:rPr>
        <w:t>și alte state), conform etapelor caracteristice fiecărui sistem în parte, ca mai în următorul compartiment, acestea să fie comparate între ele pentru extragerea caracteristicilor cele mai importante și necerare pentru sistemul care va fi efectuat.</w:t>
      </w:r>
    </w:p>
    <w:p w:rsidR="00BE6E84" w:rsidRDefault="00BE6E84" w:rsidP="00222CFE">
      <w:pPr>
        <w:pStyle w:val="AliniereaContinutului"/>
        <w:spacing w:line="240" w:lineRule="auto"/>
        <w:rPr>
          <w:sz w:val="28"/>
          <w:szCs w:val="28"/>
        </w:rPr>
      </w:pPr>
    </w:p>
    <w:p w:rsidR="002E2F23" w:rsidRPr="002E2F23" w:rsidRDefault="006E0512" w:rsidP="002E2F23">
      <w:pPr>
        <w:pStyle w:val="AliniereaContinutului"/>
        <w:spacing w:line="240" w:lineRule="auto"/>
        <w:rPr>
          <w:i/>
          <w:sz w:val="28"/>
          <w:szCs w:val="28"/>
        </w:rPr>
      </w:pPr>
      <w:r w:rsidRPr="002E2F23">
        <w:rPr>
          <w:i/>
          <w:sz w:val="28"/>
          <w:szCs w:val="28"/>
        </w:rPr>
        <w:t>Sistem de management al infrastructurilor de cercetare din România</w:t>
      </w:r>
      <w:r w:rsidR="002E2F23" w:rsidRPr="002E2F23">
        <w:rPr>
          <w:i/>
          <w:sz w:val="28"/>
          <w:szCs w:val="28"/>
        </w:rPr>
        <w:t>:</w:t>
      </w:r>
    </w:p>
    <w:p w:rsidR="002E2F23" w:rsidRDefault="002E2F23" w:rsidP="002E2F23">
      <w:pPr>
        <w:pStyle w:val="AliniereaContinutului"/>
        <w:spacing w:line="240" w:lineRule="auto"/>
        <w:rPr>
          <w:sz w:val="28"/>
          <w:szCs w:val="28"/>
        </w:rPr>
      </w:pPr>
      <w:r>
        <w:rPr>
          <w:sz w:val="28"/>
          <w:szCs w:val="28"/>
        </w:rPr>
        <w:t>ERRIS (Engage in the Romanian Research Infrastructures System)</w:t>
      </w:r>
    </w:p>
    <w:p w:rsidR="00222CFE" w:rsidRPr="006E0512" w:rsidRDefault="006C4A9F" w:rsidP="00222CFE">
      <w:pPr>
        <w:pStyle w:val="AliniereaContinutului"/>
        <w:spacing w:line="240" w:lineRule="auto"/>
        <w:rPr>
          <w:sz w:val="28"/>
          <w:szCs w:val="28"/>
        </w:rPr>
      </w:pPr>
    </w:p>
    <w:p w:rsidR="00222CFE" w:rsidRDefault="002E2F23" w:rsidP="00222CFE">
      <w:pPr>
        <w:pStyle w:val="AliniereaContinutului"/>
        <w:spacing w:line="240" w:lineRule="auto"/>
        <w:ind w:firstLine="0"/>
        <w:jc w:val="center"/>
        <w:rPr>
          <w:sz w:val="28"/>
          <w:szCs w:val="28"/>
        </w:rPr>
      </w:pPr>
      <w:r>
        <w:rPr>
          <w:lang w:val="de-DE" w:eastAsia="de-DE"/>
        </w:rPr>
        <w:drawing>
          <wp:inline distT="0" distB="0" distL="0" distR="0">
            <wp:extent cx="6357071" cy="357187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356415" cy="3571506"/>
                    </a:xfrm>
                    <a:prstGeom prst="rect">
                      <a:avLst/>
                    </a:prstGeom>
                  </pic:spPr>
                </pic:pic>
              </a:graphicData>
            </a:graphic>
          </wp:inline>
        </w:drawing>
      </w:r>
    </w:p>
    <w:p w:rsidR="00222CFE" w:rsidRPr="000F2C64" w:rsidRDefault="00222C9B" w:rsidP="00222CFE">
      <w:pPr>
        <w:pStyle w:val="DenumireaImaginii"/>
        <w:spacing w:line="240" w:lineRule="auto"/>
        <w:rPr>
          <w:b w:val="0"/>
          <w:sz w:val="28"/>
        </w:rPr>
      </w:pPr>
      <w:r>
        <w:rPr>
          <w:b w:val="0"/>
          <w:sz w:val="28"/>
        </w:rPr>
        <w:t>Figura 3</w:t>
      </w:r>
      <w:r w:rsidRPr="000F2C64">
        <w:rPr>
          <w:b w:val="0"/>
          <w:sz w:val="28"/>
        </w:rPr>
        <w:t xml:space="preserve">.1 – </w:t>
      </w:r>
      <w:r w:rsidR="002E2F23">
        <w:rPr>
          <w:b w:val="0"/>
          <w:sz w:val="28"/>
        </w:rPr>
        <w:t>Sistemul ERRIS din România</w:t>
      </w:r>
    </w:p>
    <w:p w:rsidR="00FB15CB" w:rsidRDefault="00FB15CB" w:rsidP="00222CFE">
      <w:pPr>
        <w:pStyle w:val="AliniereaContinutului"/>
        <w:spacing w:line="240" w:lineRule="auto"/>
        <w:ind w:firstLine="0"/>
        <w:rPr>
          <w:sz w:val="28"/>
          <w:szCs w:val="28"/>
        </w:rPr>
      </w:pPr>
    </w:p>
    <w:p w:rsidR="00456F99" w:rsidRDefault="00456F99" w:rsidP="000A726C">
      <w:pPr>
        <w:pStyle w:val="ListParagraph"/>
        <w:spacing w:line="240" w:lineRule="auto"/>
        <w:ind w:left="0" w:firstLine="708"/>
        <w:rPr>
          <w:sz w:val="28"/>
          <w:szCs w:val="28"/>
        </w:rPr>
      </w:pPr>
      <w:r>
        <w:rPr>
          <w:rStyle w:val="Strong"/>
          <w:b w:val="0"/>
          <w:sz w:val="28"/>
          <w:szCs w:val="28"/>
          <w:bdr w:val="none" w:sz="0" w:space="0" w:color="auto" w:frame="1"/>
          <w:shd w:val="clear" w:color="auto" w:fill="FFFFFF"/>
        </w:rPr>
        <w:t>Sistemele</w:t>
      </w:r>
      <w:r w:rsidRPr="00456F99">
        <w:rPr>
          <w:rStyle w:val="Strong"/>
          <w:b w:val="0"/>
          <w:sz w:val="28"/>
          <w:szCs w:val="28"/>
          <w:bdr w:val="none" w:sz="0" w:space="0" w:color="auto" w:frame="1"/>
          <w:shd w:val="clear" w:color="auto" w:fill="FFFFFF"/>
        </w:rPr>
        <w:t xml:space="preserve"> web pot fi instrumente esenţiale pentru promovarea la nivel național și global a învățământului superior și a cercetării din România. „Registrul Național al Infrastructurilor de Cercetare” (ERRIS – Engage in the Romanian Research Infrastructures System) și „Study in Romania” sunt două platforme reprezentative, lansate la sfârşitul lunii iunie de Unitatea Executivă pentru Finanţarea Învăţământului Superior a Cercetării, Dezvoltării şi Inovării (UEFISCDI), în încercarea de a creşte vizibilitatea şi de a facilita accesul la infrastructura de cercetare şi la oferta educaţională din ţara noastră.</w:t>
      </w:r>
      <w:r w:rsidRPr="00456F99">
        <w:rPr>
          <w:bCs/>
          <w:sz w:val="28"/>
          <w:szCs w:val="28"/>
          <w:bdr w:val="none" w:sz="0" w:space="0" w:color="auto" w:frame="1"/>
          <w:shd w:val="clear" w:color="auto" w:fill="FFFFFF"/>
        </w:rPr>
        <w:br/>
      </w:r>
    </w:p>
    <w:p w:rsidR="00456F99" w:rsidRDefault="00456F99" w:rsidP="00456F99">
      <w:pPr>
        <w:pStyle w:val="ListParagraph"/>
        <w:spacing w:line="240" w:lineRule="auto"/>
        <w:ind w:left="0" w:firstLine="708"/>
        <w:rPr>
          <w:sz w:val="28"/>
          <w:szCs w:val="28"/>
          <w:shd w:val="clear" w:color="auto" w:fill="FFFFFF"/>
        </w:rPr>
      </w:pPr>
      <w:r>
        <w:rPr>
          <w:sz w:val="28"/>
          <w:szCs w:val="28"/>
          <w:shd w:val="clear" w:color="auto" w:fill="FFFFFF"/>
        </w:rPr>
        <w:t>Sistemul</w:t>
      </w:r>
      <w:r w:rsidRPr="00456F99">
        <w:rPr>
          <w:sz w:val="28"/>
          <w:szCs w:val="28"/>
          <w:shd w:val="clear" w:color="auto" w:fill="FFFFFF"/>
        </w:rPr>
        <w:t xml:space="preserve"> ERRIS (</w:t>
      </w:r>
      <w:r w:rsidR="000D2ADF">
        <w:fldChar w:fldCharType="begin"/>
      </w:r>
      <w:r w:rsidR="000D2ADF">
        <w:instrText>HYPERLINK "http://www.erris.gov.ro/"</w:instrText>
      </w:r>
      <w:r w:rsidR="000D2ADF">
        <w:fldChar w:fldCharType="separate"/>
      </w:r>
      <w:r w:rsidRPr="00456F99">
        <w:rPr>
          <w:rStyle w:val="Hyperlink"/>
          <w:bCs/>
          <w:color w:val="auto"/>
          <w:sz w:val="28"/>
          <w:szCs w:val="28"/>
          <w:bdr w:val="none" w:sz="0" w:space="0" w:color="auto" w:frame="1"/>
          <w:shd w:val="clear" w:color="auto" w:fill="FFFFFF"/>
        </w:rPr>
        <w:t>www.erris.gov.ro</w:t>
      </w:r>
      <w:r w:rsidR="000D2ADF">
        <w:fldChar w:fldCharType="end"/>
      </w:r>
      <w:r w:rsidRPr="00456F99">
        <w:rPr>
          <w:sz w:val="28"/>
          <w:szCs w:val="28"/>
          <w:shd w:val="clear" w:color="auto" w:fill="FFFFFF"/>
        </w:rPr>
        <w:t>) a fost dezvoltată pentru a veni în sprijinul coordonatorilor infrastructurilor de cercetare publice/private din România și a celor care doresc să beneficieze de serviciile oferite de aceste infrastructuri, stimulând colaborarea și participarea la rețele naționale și internaționale de profil a comunității științifice din România. Totodată, constituirea acestui registru răspunde acţiunilor necesare internaţionalizării sistemului naţional de cercetare, dezvoltare şi inovare, în concordanţă cu Strategia Naţională de Cercetare, Dezvoltare şi Inovare 2014-2020.</w:t>
      </w:r>
    </w:p>
    <w:p w:rsidR="00573505" w:rsidRPr="002E2F23" w:rsidRDefault="00573505" w:rsidP="00573505">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Europa</w:t>
      </w:r>
      <w:r w:rsidRPr="002E2F23">
        <w:rPr>
          <w:i/>
          <w:sz w:val="28"/>
          <w:szCs w:val="28"/>
        </w:rPr>
        <w:t>:</w:t>
      </w:r>
    </w:p>
    <w:p w:rsidR="00563EE0" w:rsidRDefault="00563EE0" w:rsidP="00253365">
      <w:pPr>
        <w:pStyle w:val="Heading2"/>
        <w:shd w:val="clear" w:color="auto" w:fill="FFFFFF"/>
        <w:spacing w:before="60" w:beforeAutospacing="0" w:after="15" w:afterAutospacing="0"/>
        <w:ind w:firstLine="708"/>
        <w:jc w:val="both"/>
        <w:rPr>
          <w:b w:val="0"/>
          <w:bCs w:val="0"/>
          <w:sz w:val="28"/>
          <w:szCs w:val="28"/>
          <w:shd w:val="clear" w:color="auto" w:fill="FFFFFF"/>
          <w:lang w:val="ro-RO"/>
        </w:rPr>
      </w:pPr>
    </w:p>
    <w:p w:rsidR="00573505" w:rsidRDefault="00573505" w:rsidP="00253365">
      <w:pPr>
        <w:pStyle w:val="Heading2"/>
        <w:shd w:val="clear" w:color="auto" w:fill="FFFFFF"/>
        <w:spacing w:before="60" w:beforeAutospacing="0" w:after="15" w:afterAutospacing="0"/>
        <w:ind w:firstLine="708"/>
        <w:jc w:val="both"/>
        <w:rPr>
          <w:sz w:val="28"/>
          <w:szCs w:val="28"/>
          <w:shd w:val="clear" w:color="auto" w:fill="FFFFFF"/>
          <w:lang w:val="ro-RO"/>
        </w:rPr>
      </w:pPr>
      <w:r w:rsidRPr="00573505">
        <w:rPr>
          <w:b w:val="0"/>
          <w:bCs w:val="0"/>
          <w:sz w:val="28"/>
          <w:szCs w:val="28"/>
          <w:shd w:val="clear" w:color="auto" w:fill="FFFFFF"/>
          <w:lang w:val="ro-RO"/>
        </w:rPr>
        <w:t>ESFRI (European Strategy Forum on Research Infrastructures</w:t>
      </w:r>
      <w:r w:rsidRPr="006C4A9F">
        <w:rPr>
          <w:sz w:val="28"/>
          <w:szCs w:val="28"/>
          <w:shd w:val="clear" w:color="auto" w:fill="FFFFFF"/>
          <w:lang w:val="en-GB"/>
        </w:rPr>
        <w:t>)</w:t>
      </w:r>
    </w:p>
    <w:p w:rsidR="000F1341" w:rsidRDefault="000F1341" w:rsidP="000F1341">
      <w:pPr>
        <w:pStyle w:val="Heading2"/>
        <w:shd w:val="clear" w:color="auto" w:fill="FFFFFF"/>
        <w:spacing w:before="60" w:beforeAutospacing="0" w:after="15" w:afterAutospacing="0"/>
        <w:jc w:val="both"/>
        <w:rPr>
          <w:sz w:val="28"/>
          <w:szCs w:val="28"/>
          <w:shd w:val="clear" w:color="auto" w:fill="FFFFFF"/>
          <w:lang w:val="ro-RO"/>
        </w:rPr>
      </w:pPr>
    </w:p>
    <w:p w:rsidR="000F1341" w:rsidRDefault="000F1341" w:rsidP="000F1341">
      <w:pPr>
        <w:pStyle w:val="Heading2"/>
        <w:shd w:val="clear" w:color="auto" w:fill="FFFFFF"/>
        <w:spacing w:before="60" w:beforeAutospacing="0" w:after="15" w:afterAutospacing="0"/>
        <w:jc w:val="center"/>
        <w:rPr>
          <w:sz w:val="28"/>
          <w:szCs w:val="28"/>
          <w:shd w:val="clear" w:color="auto" w:fill="FFFFFF"/>
          <w:lang w:val="ro-RO"/>
        </w:rPr>
      </w:pPr>
      <w:r>
        <w:rPr>
          <w:noProof/>
          <w:lang w:val="de-DE" w:eastAsia="de-DE"/>
        </w:rPr>
        <w:drawing>
          <wp:inline distT="0" distB="0" distL="0" distR="0">
            <wp:extent cx="6152515" cy="345694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152515" cy="3456940"/>
                    </a:xfrm>
                    <a:prstGeom prst="rect">
                      <a:avLst/>
                    </a:prstGeom>
                  </pic:spPr>
                </pic:pic>
              </a:graphicData>
            </a:graphic>
          </wp:inline>
        </w:drawing>
      </w:r>
    </w:p>
    <w:p w:rsidR="000F1341" w:rsidRDefault="000F1341" w:rsidP="000F1341">
      <w:pPr>
        <w:pStyle w:val="Heading2"/>
        <w:shd w:val="clear" w:color="auto" w:fill="FFFFFF"/>
        <w:spacing w:before="60" w:beforeAutospacing="0" w:after="15" w:afterAutospacing="0"/>
        <w:jc w:val="center"/>
        <w:rPr>
          <w:b w:val="0"/>
          <w:sz w:val="28"/>
          <w:lang w:val="ro-RO"/>
        </w:rPr>
      </w:pPr>
      <w:proofErr w:type="spellStart"/>
      <w:r w:rsidRPr="006C4A9F">
        <w:rPr>
          <w:b w:val="0"/>
          <w:sz w:val="28"/>
          <w:lang w:val="en-GB"/>
        </w:rPr>
        <w:t>Figura</w:t>
      </w:r>
      <w:proofErr w:type="spellEnd"/>
      <w:r w:rsidRPr="006C4A9F">
        <w:rPr>
          <w:b w:val="0"/>
          <w:sz w:val="28"/>
          <w:lang w:val="en-GB"/>
        </w:rPr>
        <w:t xml:space="preserve"> 3.</w:t>
      </w:r>
      <w:r>
        <w:rPr>
          <w:b w:val="0"/>
          <w:sz w:val="28"/>
          <w:lang w:val="ro-RO"/>
        </w:rPr>
        <w:t>2</w:t>
      </w:r>
      <w:r w:rsidRPr="006C4A9F">
        <w:rPr>
          <w:b w:val="0"/>
          <w:sz w:val="28"/>
          <w:lang w:val="en-GB"/>
        </w:rPr>
        <w:t xml:space="preserve"> – </w:t>
      </w:r>
      <w:proofErr w:type="spellStart"/>
      <w:r w:rsidRPr="006C4A9F">
        <w:rPr>
          <w:b w:val="0"/>
          <w:sz w:val="28"/>
          <w:lang w:val="en-GB"/>
        </w:rPr>
        <w:t>Sistemul</w:t>
      </w:r>
      <w:proofErr w:type="spellEnd"/>
      <w:r w:rsidRPr="006C4A9F">
        <w:rPr>
          <w:b w:val="0"/>
          <w:sz w:val="28"/>
          <w:lang w:val="en-GB"/>
        </w:rPr>
        <w:t xml:space="preserve"> </w:t>
      </w:r>
      <w:r w:rsidR="00500CBC" w:rsidRPr="00573505">
        <w:rPr>
          <w:b w:val="0"/>
          <w:bCs w:val="0"/>
          <w:sz w:val="28"/>
          <w:szCs w:val="28"/>
          <w:shd w:val="clear" w:color="auto" w:fill="FFFFFF"/>
          <w:lang w:val="ro-RO"/>
        </w:rPr>
        <w:t xml:space="preserve">ESFRI </w:t>
      </w:r>
      <w:r w:rsidRPr="006C4A9F">
        <w:rPr>
          <w:b w:val="0"/>
          <w:sz w:val="28"/>
          <w:lang w:val="en-GB"/>
        </w:rPr>
        <w:t xml:space="preserve">din </w:t>
      </w:r>
      <w:r w:rsidR="00500CBC">
        <w:rPr>
          <w:b w:val="0"/>
          <w:sz w:val="28"/>
          <w:lang w:val="ro-RO"/>
        </w:rPr>
        <w:t>Europa</w:t>
      </w:r>
    </w:p>
    <w:p w:rsidR="005E5D19" w:rsidRDefault="005E5D19" w:rsidP="005E5D19">
      <w:pPr>
        <w:pStyle w:val="Heading2"/>
        <w:shd w:val="clear" w:color="auto" w:fill="FFFFFF"/>
        <w:spacing w:before="60" w:beforeAutospacing="0" w:after="15" w:afterAutospacing="0"/>
        <w:rPr>
          <w:b w:val="0"/>
          <w:sz w:val="28"/>
          <w:lang w:val="ro-RO"/>
        </w:rPr>
      </w:pPr>
    </w:p>
    <w:p w:rsidR="005E5D19" w:rsidRDefault="005E5D19" w:rsidP="005E5D19">
      <w:pPr>
        <w:pStyle w:val="Heading2"/>
        <w:shd w:val="clear" w:color="auto" w:fill="FFFFFF"/>
        <w:spacing w:before="60" w:beforeAutospacing="0" w:after="15" w:afterAutospacing="0"/>
        <w:ind w:firstLine="708"/>
        <w:jc w:val="both"/>
        <w:rPr>
          <w:b w:val="0"/>
          <w:sz w:val="28"/>
          <w:lang w:val="ro-RO"/>
        </w:rPr>
      </w:pPr>
      <w:r w:rsidRPr="006C4A9F">
        <w:rPr>
          <w:b w:val="0"/>
          <w:sz w:val="28"/>
          <w:lang w:val="en-GB"/>
        </w:rPr>
        <w:t xml:space="preserve">ESFRI, </w:t>
      </w:r>
      <w:proofErr w:type="spellStart"/>
      <w:r w:rsidRPr="006C4A9F">
        <w:rPr>
          <w:b w:val="0"/>
          <w:sz w:val="28"/>
          <w:lang w:val="en-GB"/>
        </w:rPr>
        <w:t>Forumul</w:t>
      </w:r>
      <w:proofErr w:type="spellEnd"/>
      <w:r w:rsidRPr="006C4A9F">
        <w:rPr>
          <w:b w:val="0"/>
          <w:sz w:val="28"/>
          <w:lang w:val="en-GB"/>
        </w:rPr>
        <w:t xml:space="preserve"> strategic </w:t>
      </w:r>
      <w:proofErr w:type="spellStart"/>
      <w:proofErr w:type="gramStart"/>
      <w:r w:rsidRPr="006C4A9F">
        <w:rPr>
          <w:b w:val="0"/>
          <w:sz w:val="28"/>
          <w:lang w:val="en-GB"/>
        </w:rPr>
        <w:t>european</w:t>
      </w:r>
      <w:proofErr w:type="spellEnd"/>
      <w:proofErr w:type="gramEnd"/>
      <w:r w:rsidRPr="006C4A9F">
        <w:rPr>
          <w:b w:val="0"/>
          <w:sz w:val="28"/>
          <w:lang w:val="en-GB"/>
        </w:rPr>
        <w:t xml:space="preserve"> </w:t>
      </w:r>
      <w:proofErr w:type="spellStart"/>
      <w:r w:rsidRPr="006C4A9F">
        <w:rPr>
          <w:b w:val="0"/>
          <w:sz w:val="28"/>
          <w:lang w:val="en-GB"/>
        </w:rPr>
        <w:t>privind</w:t>
      </w:r>
      <w:proofErr w:type="spellEnd"/>
      <w:r w:rsidRPr="006C4A9F">
        <w:rPr>
          <w:b w:val="0"/>
          <w:sz w:val="28"/>
          <w:lang w:val="en-GB"/>
        </w:rPr>
        <w:t xml:space="preserve"> </w:t>
      </w:r>
      <w:proofErr w:type="spellStart"/>
      <w:r w:rsidRPr="006C4A9F">
        <w:rPr>
          <w:b w:val="0"/>
          <w:sz w:val="28"/>
          <w:lang w:val="en-GB"/>
        </w:rPr>
        <w:t>infrastructurile</w:t>
      </w:r>
      <w:proofErr w:type="spellEnd"/>
      <w:r w:rsidRPr="006C4A9F">
        <w:rPr>
          <w:b w:val="0"/>
          <w:sz w:val="28"/>
          <w:lang w:val="en-GB"/>
        </w:rPr>
        <w:t xml:space="preserve"> de </w:t>
      </w:r>
      <w:proofErr w:type="spellStart"/>
      <w:r w:rsidRPr="006C4A9F">
        <w:rPr>
          <w:b w:val="0"/>
          <w:sz w:val="28"/>
          <w:lang w:val="en-GB"/>
        </w:rPr>
        <w:t>cercetare</w:t>
      </w:r>
      <w:proofErr w:type="spellEnd"/>
      <w:r w:rsidRPr="006C4A9F">
        <w:rPr>
          <w:b w:val="0"/>
          <w:sz w:val="28"/>
          <w:lang w:val="en-GB"/>
        </w:rPr>
        <w:t xml:space="preserve"> a </w:t>
      </w:r>
      <w:proofErr w:type="spellStart"/>
      <w:r w:rsidRPr="006C4A9F">
        <w:rPr>
          <w:b w:val="0"/>
          <w:sz w:val="28"/>
          <w:lang w:val="en-GB"/>
        </w:rPr>
        <w:t>fost</w:t>
      </w:r>
      <w:proofErr w:type="spellEnd"/>
      <w:r w:rsidRPr="006C4A9F">
        <w:rPr>
          <w:b w:val="0"/>
          <w:sz w:val="28"/>
          <w:lang w:val="en-GB"/>
        </w:rPr>
        <w:t xml:space="preserve"> </w:t>
      </w:r>
      <w:proofErr w:type="spellStart"/>
      <w:r w:rsidRPr="006C4A9F">
        <w:rPr>
          <w:b w:val="0"/>
          <w:sz w:val="28"/>
          <w:lang w:val="en-GB"/>
        </w:rPr>
        <w:t>înființat</w:t>
      </w:r>
      <w:proofErr w:type="spellEnd"/>
      <w:r w:rsidRPr="006C4A9F">
        <w:rPr>
          <w:b w:val="0"/>
          <w:sz w:val="28"/>
          <w:lang w:val="en-GB"/>
        </w:rPr>
        <w:t xml:space="preserve"> </w:t>
      </w:r>
      <w:proofErr w:type="spellStart"/>
      <w:r w:rsidRPr="006C4A9F">
        <w:rPr>
          <w:b w:val="0"/>
          <w:sz w:val="28"/>
          <w:lang w:val="en-GB"/>
        </w:rPr>
        <w:t>în</w:t>
      </w:r>
      <w:proofErr w:type="spellEnd"/>
      <w:r w:rsidRPr="006C4A9F">
        <w:rPr>
          <w:b w:val="0"/>
          <w:sz w:val="28"/>
          <w:lang w:val="en-GB"/>
        </w:rPr>
        <w:t xml:space="preserve"> 2002 la </w:t>
      </w:r>
      <w:proofErr w:type="spellStart"/>
      <w:r w:rsidRPr="006C4A9F">
        <w:rPr>
          <w:b w:val="0"/>
          <w:sz w:val="28"/>
          <w:lang w:val="en-GB"/>
        </w:rPr>
        <w:t>cererea</w:t>
      </w:r>
      <w:proofErr w:type="spellEnd"/>
      <w:r w:rsidRPr="006C4A9F">
        <w:rPr>
          <w:b w:val="0"/>
          <w:sz w:val="28"/>
          <w:lang w:val="en-GB"/>
        </w:rPr>
        <w:t xml:space="preserve"> </w:t>
      </w:r>
      <w:proofErr w:type="spellStart"/>
      <w:r w:rsidRPr="006C4A9F">
        <w:rPr>
          <w:b w:val="0"/>
          <w:sz w:val="28"/>
          <w:lang w:val="en-GB"/>
        </w:rPr>
        <w:t>Consiliului</w:t>
      </w:r>
      <w:proofErr w:type="spellEnd"/>
      <w:r w:rsidRPr="006C4A9F">
        <w:rPr>
          <w:b w:val="0"/>
          <w:sz w:val="28"/>
          <w:lang w:val="en-GB"/>
        </w:rPr>
        <w:t xml:space="preserve"> European. ESFRI </w:t>
      </w:r>
      <w:proofErr w:type="spellStart"/>
      <w:proofErr w:type="gramStart"/>
      <w:r w:rsidRPr="006C4A9F">
        <w:rPr>
          <w:b w:val="0"/>
          <w:sz w:val="28"/>
          <w:lang w:val="en-GB"/>
        </w:rPr>
        <w:t>este</w:t>
      </w:r>
      <w:proofErr w:type="spellEnd"/>
      <w:proofErr w:type="gramEnd"/>
      <w:r w:rsidRPr="006C4A9F">
        <w:rPr>
          <w:b w:val="0"/>
          <w:sz w:val="28"/>
          <w:lang w:val="en-GB"/>
        </w:rPr>
        <w:t xml:space="preserve"> un instrument strategic </w:t>
      </w:r>
      <w:proofErr w:type="spellStart"/>
      <w:r w:rsidRPr="006C4A9F">
        <w:rPr>
          <w:b w:val="0"/>
          <w:sz w:val="28"/>
          <w:lang w:val="en-GB"/>
        </w:rPr>
        <w:t>pentru</w:t>
      </w:r>
      <w:proofErr w:type="spellEnd"/>
      <w:r w:rsidRPr="006C4A9F">
        <w:rPr>
          <w:b w:val="0"/>
          <w:sz w:val="28"/>
          <w:lang w:val="en-GB"/>
        </w:rPr>
        <w:t xml:space="preserve"> </w:t>
      </w:r>
      <w:proofErr w:type="spellStart"/>
      <w:r w:rsidRPr="006C4A9F">
        <w:rPr>
          <w:b w:val="0"/>
          <w:sz w:val="28"/>
          <w:lang w:val="en-GB"/>
        </w:rPr>
        <w:t>dezvoltarea</w:t>
      </w:r>
      <w:proofErr w:type="spellEnd"/>
      <w:r w:rsidRPr="006C4A9F">
        <w:rPr>
          <w:b w:val="0"/>
          <w:sz w:val="28"/>
          <w:lang w:val="en-GB"/>
        </w:rPr>
        <w:t xml:space="preserve"> </w:t>
      </w:r>
      <w:proofErr w:type="spellStart"/>
      <w:r w:rsidRPr="006C4A9F">
        <w:rPr>
          <w:b w:val="0"/>
          <w:sz w:val="28"/>
          <w:lang w:val="en-GB"/>
        </w:rPr>
        <w:t>integrării</w:t>
      </w:r>
      <w:proofErr w:type="spellEnd"/>
      <w:r w:rsidRPr="006C4A9F">
        <w:rPr>
          <w:b w:val="0"/>
          <w:sz w:val="28"/>
          <w:lang w:val="en-GB"/>
        </w:rPr>
        <w:t xml:space="preserve"> </w:t>
      </w:r>
      <w:proofErr w:type="spellStart"/>
      <w:r w:rsidRPr="006C4A9F">
        <w:rPr>
          <w:b w:val="0"/>
          <w:sz w:val="28"/>
          <w:lang w:val="en-GB"/>
        </w:rPr>
        <w:t>științifice</w:t>
      </w:r>
      <w:proofErr w:type="spellEnd"/>
      <w:r w:rsidRPr="006C4A9F">
        <w:rPr>
          <w:b w:val="0"/>
          <w:sz w:val="28"/>
          <w:lang w:val="en-GB"/>
        </w:rPr>
        <w:t xml:space="preserve"> a </w:t>
      </w:r>
      <w:proofErr w:type="spellStart"/>
      <w:r w:rsidRPr="006C4A9F">
        <w:rPr>
          <w:b w:val="0"/>
          <w:sz w:val="28"/>
          <w:lang w:val="en-GB"/>
        </w:rPr>
        <w:t>Europei</w:t>
      </w:r>
      <w:proofErr w:type="spellEnd"/>
      <w:r w:rsidRPr="006C4A9F">
        <w:rPr>
          <w:b w:val="0"/>
          <w:sz w:val="28"/>
          <w:lang w:val="en-GB"/>
        </w:rPr>
        <w:t xml:space="preserve"> </w:t>
      </w:r>
      <w:proofErr w:type="spellStart"/>
      <w:r w:rsidRPr="006C4A9F">
        <w:rPr>
          <w:b w:val="0"/>
          <w:sz w:val="28"/>
          <w:lang w:val="en-GB"/>
        </w:rPr>
        <w:t>și</w:t>
      </w:r>
      <w:proofErr w:type="spellEnd"/>
      <w:r w:rsidRPr="006C4A9F">
        <w:rPr>
          <w:b w:val="0"/>
          <w:sz w:val="28"/>
          <w:lang w:val="en-GB"/>
        </w:rPr>
        <w:t xml:space="preserve"> </w:t>
      </w:r>
      <w:proofErr w:type="spellStart"/>
      <w:r w:rsidRPr="006C4A9F">
        <w:rPr>
          <w:b w:val="0"/>
          <w:sz w:val="28"/>
          <w:lang w:val="en-GB"/>
        </w:rPr>
        <w:t>pentru</w:t>
      </w:r>
      <w:proofErr w:type="spellEnd"/>
      <w:r w:rsidRPr="006C4A9F">
        <w:rPr>
          <w:b w:val="0"/>
          <w:sz w:val="28"/>
          <w:lang w:val="en-GB"/>
        </w:rPr>
        <w:t xml:space="preserve"> </w:t>
      </w:r>
      <w:proofErr w:type="spellStart"/>
      <w:r w:rsidRPr="006C4A9F">
        <w:rPr>
          <w:b w:val="0"/>
          <w:sz w:val="28"/>
          <w:lang w:val="en-GB"/>
        </w:rPr>
        <w:t>consolidarea</w:t>
      </w:r>
      <w:proofErr w:type="spellEnd"/>
      <w:r w:rsidRPr="006C4A9F">
        <w:rPr>
          <w:b w:val="0"/>
          <w:sz w:val="28"/>
          <w:lang w:val="en-GB"/>
        </w:rPr>
        <w:t xml:space="preserve"> </w:t>
      </w:r>
      <w:proofErr w:type="spellStart"/>
      <w:r w:rsidRPr="006C4A9F">
        <w:rPr>
          <w:b w:val="0"/>
          <w:sz w:val="28"/>
          <w:lang w:val="en-GB"/>
        </w:rPr>
        <w:t>acesteia</w:t>
      </w:r>
      <w:proofErr w:type="spellEnd"/>
      <w:r w:rsidRPr="006C4A9F">
        <w:rPr>
          <w:b w:val="0"/>
          <w:sz w:val="28"/>
          <w:lang w:val="en-GB"/>
        </w:rPr>
        <w:t xml:space="preserve">. </w:t>
      </w:r>
      <w:proofErr w:type="spellStart"/>
      <w:proofErr w:type="gramStart"/>
      <w:r w:rsidRPr="006C4A9F">
        <w:rPr>
          <w:b w:val="0"/>
          <w:sz w:val="28"/>
          <w:lang w:val="en-GB"/>
        </w:rPr>
        <w:t>Accesul</w:t>
      </w:r>
      <w:proofErr w:type="spellEnd"/>
      <w:r w:rsidRPr="006C4A9F">
        <w:rPr>
          <w:b w:val="0"/>
          <w:sz w:val="28"/>
          <w:lang w:val="en-GB"/>
        </w:rPr>
        <w:t xml:space="preserve"> </w:t>
      </w:r>
      <w:proofErr w:type="spellStart"/>
      <w:r w:rsidRPr="006C4A9F">
        <w:rPr>
          <w:b w:val="0"/>
          <w:sz w:val="28"/>
          <w:lang w:val="en-GB"/>
        </w:rPr>
        <w:t>competitiv</w:t>
      </w:r>
      <w:proofErr w:type="spellEnd"/>
      <w:r w:rsidRPr="006C4A9F">
        <w:rPr>
          <w:b w:val="0"/>
          <w:sz w:val="28"/>
          <w:lang w:val="en-GB"/>
        </w:rPr>
        <w:t xml:space="preserve"> </w:t>
      </w:r>
      <w:proofErr w:type="spellStart"/>
      <w:r w:rsidRPr="006C4A9F">
        <w:rPr>
          <w:b w:val="0"/>
          <w:sz w:val="28"/>
          <w:lang w:val="en-GB"/>
        </w:rPr>
        <w:t>și</w:t>
      </w:r>
      <w:proofErr w:type="spellEnd"/>
      <w:r w:rsidRPr="006C4A9F">
        <w:rPr>
          <w:b w:val="0"/>
          <w:sz w:val="28"/>
          <w:lang w:val="en-GB"/>
        </w:rPr>
        <w:t xml:space="preserve"> </w:t>
      </w:r>
      <w:proofErr w:type="spellStart"/>
      <w:r w:rsidRPr="006C4A9F">
        <w:rPr>
          <w:b w:val="0"/>
          <w:sz w:val="28"/>
          <w:lang w:val="en-GB"/>
        </w:rPr>
        <w:t>deschis</w:t>
      </w:r>
      <w:proofErr w:type="spellEnd"/>
      <w:r w:rsidRPr="006C4A9F">
        <w:rPr>
          <w:b w:val="0"/>
          <w:sz w:val="28"/>
          <w:lang w:val="en-GB"/>
        </w:rPr>
        <w:t xml:space="preserve"> la </w:t>
      </w:r>
      <w:proofErr w:type="spellStart"/>
      <w:r w:rsidRPr="006C4A9F">
        <w:rPr>
          <w:b w:val="0"/>
          <w:sz w:val="28"/>
          <w:lang w:val="en-GB"/>
        </w:rPr>
        <w:t>infrastructurile</w:t>
      </w:r>
      <w:proofErr w:type="spellEnd"/>
      <w:r w:rsidRPr="006C4A9F">
        <w:rPr>
          <w:b w:val="0"/>
          <w:sz w:val="28"/>
          <w:lang w:val="en-GB"/>
        </w:rPr>
        <w:t xml:space="preserve"> de </w:t>
      </w:r>
      <w:proofErr w:type="spellStart"/>
      <w:r w:rsidRPr="006C4A9F">
        <w:rPr>
          <w:b w:val="0"/>
          <w:sz w:val="28"/>
          <w:lang w:val="en-GB"/>
        </w:rPr>
        <w:t>cercetare</w:t>
      </w:r>
      <w:proofErr w:type="spellEnd"/>
      <w:r w:rsidRPr="006C4A9F">
        <w:rPr>
          <w:b w:val="0"/>
          <w:sz w:val="28"/>
          <w:lang w:val="en-GB"/>
        </w:rPr>
        <w:t xml:space="preserve"> de </w:t>
      </w:r>
      <w:proofErr w:type="spellStart"/>
      <w:r w:rsidRPr="006C4A9F">
        <w:rPr>
          <w:b w:val="0"/>
          <w:sz w:val="28"/>
          <w:lang w:val="en-GB"/>
        </w:rPr>
        <w:t>înaltă</w:t>
      </w:r>
      <w:proofErr w:type="spellEnd"/>
      <w:r w:rsidRPr="006C4A9F">
        <w:rPr>
          <w:b w:val="0"/>
          <w:sz w:val="28"/>
          <w:lang w:val="en-GB"/>
        </w:rPr>
        <w:t xml:space="preserve"> </w:t>
      </w:r>
      <w:proofErr w:type="spellStart"/>
      <w:r w:rsidRPr="006C4A9F">
        <w:rPr>
          <w:b w:val="0"/>
          <w:sz w:val="28"/>
          <w:lang w:val="en-GB"/>
        </w:rPr>
        <w:t>calitate</w:t>
      </w:r>
      <w:proofErr w:type="spellEnd"/>
      <w:r w:rsidRPr="006C4A9F">
        <w:rPr>
          <w:b w:val="0"/>
          <w:sz w:val="28"/>
          <w:lang w:val="en-GB"/>
        </w:rPr>
        <w:t xml:space="preserve"> </w:t>
      </w:r>
      <w:proofErr w:type="spellStart"/>
      <w:r w:rsidRPr="006C4A9F">
        <w:rPr>
          <w:b w:val="0"/>
          <w:sz w:val="28"/>
          <w:lang w:val="en-GB"/>
        </w:rPr>
        <w:t>sprijină</w:t>
      </w:r>
      <w:proofErr w:type="spellEnd"/>
      <w:r w:rsidRPr="006C4A9F">
        <w:rPr>
          <w:b w:val="0"/>
          <w:sz w:val="28"/>
          <w:lang w:val="en-GB"/>
        </w:rPr>
        <w:t xml:space="preserve"> </w:t>
      </w:r>
      <w:proofErr w:type="spellStart"/>
      <w:r w:rsidRPr="006C4A9F">
        <w:rPr>
          <w:b w:val="0"/>
          <w:sz w:val="28"/>
          <w:lang w:val="en-GB"/>
        </w:rPr>
        <w:t>și</w:t>
      </w:r>
      <w:proofErr w:type="spellEnd"/>
      <w:r w:rsidRPr="006C4A9F">
        <w:rPr>
          <w:b w:val="0"/>
          <w:sz w:val="28"/>
          <w:lang w:val="en-GB"/>
        </w:rPr>
        <w:t xml:space="preserve"> </w:t>
      </w:r>
      <w:proofErr w:type="spellStart"/>
      <w:r w:rsidRPr="006C4A9F">
        <w:rPr>
          <w:b w:val="0"/>
          <w:sz w:val="28"/>
          <w:lang w:val="en-GB"/>
        </w:rPr>
        <w:t>măsoară</w:t>
      </w:r>
      <w:proofErr w:type="spellEnd"/>
      <w:r w:rsidRPr="006C4A9F">
        <w:rPr>
          <w:b w:val="0"/>
          <w:sz w:val="28"/>
          <w:lang w:val="en-GB"/>
        </w:rPr>
        <w:t xml:space="preserve"> </w:t>
      </w:r>
      <w:proofErr w:type="spellStart"/>
      <w:r w:rsidRPr="006C4A9F">
        <w:rPr>
          <w:b w:val="0"/>
          <w:sz w:val="28"/>
          <w:lang w:val="en-GB"/>
        </w:rPr>
        <w:t>calitatea</w:t>
      </w:r>
      <w:proofErr w:type="spellEnd"/>
      <w:r w:rsidRPr="006C4A9F">
        <w:rPr>
          <w:b w:val="0"/>
          <w:sz w:val="28"/>
          <w:lang w:val="en-GB"/>
        </w:rPr>
        <w:t xml:space="preserve"> </w:t>
      </w:r>
      <w:proofErr w:type="spellStart"/>
      <w:r w:rsidRPr="006C4A9F">
        <w:rPr>
          <w:b w:val="0"/>
          <w:sz w:val="28"/>
          <w:lang w:val="en-GB"/>
        </w:rPr>
        <w:t>activităților</w:t>
      </w:r>
      <w:proofErr w:type="spellEnd"/>
      <w:r w:rsidRPr="006C4A9F">
        <w:rPr>
          <w:b w:val="0"/>
          <w:sz w:val="28"/>
          <w:lang w:val="en-GB"/>
        </w:rPr>
        <w:t xml:space="preserve"> </w:t>
      </w:r>
      <w:proofErr w:type="spellStart"/>
      <w:r w:rsidRPr="006C4A9F">
        <w:rPr>
          <w:b w:val="0"/>
          <w:sz w:val="28"/>
          <w:lang w:val="en-GB"/>
        </w:rPr>
        <w:t>oamenilor</w:t>
      </w:r>
      <w:proofErr w:type="spellEnd"/>
      <w:r w:rsidRPr="006C4A9F">
        <w:rPr>
          <w:b w:val="0"/>
          <w:sz w:val="28"/>
          <w:lang w:val="en-GB"/>
        </w:rPr>
        <w:t xml:space="preserve"> de </w:t>
      </w:r>
      <w:proofErr w:type="spellStart"/>
      <w:r w:rsidRPr="006C4A9F">
        <w:rPr>
          <w:b w:val="0"/>
          <w:sz w:val="28"/>
          <w:lang w:val="en-GB"/>
        </w:rPr>
        <w:t>știință</w:t>
      </w:r>
      <w:proofErr w:type="spellEnd"/>
      <w:r w:rsidRPr="006C4A9F">
        <w:rPr>
          <w:b w:val="0"/>
          <w:sz w:val="28"/>
          <w:lang w:val="en-GB"/>
        </w:rPr>
        <w:t xml:space="preserve"> </w:t>
      </w:r>
      <w:proofErr w:type="spellStart"/>
      <w:r w:rsidRPr="006C4A9F">
        <w:rPr>
          <w:b w:val="0"/>
          <w:sz w:val="28"/>
          <w:lang w:val="en-GB"/>
        </w:rPr>
        <w:t>europeni</w:t>
      </w:r>
      <w:proofErr w:type="spellEnd"/>
      <w:r w:rsidRPr="006C4A9F">
        <w:rPr>
          <w:b w:val="0"/>
          <w:sz w:val="28"/>
          <w:lang w:val="en-GB"/>
        </w:rPr>
        <w:t xml:space="preserve"> </w:t>
      </w:r>
      <w:proofErr w:type="spellStart"/>
      <w:r w:rsidRPr="006C4A9F">
        <w:rPr>
          <w:b w:val="0"/>
          <w:sz w:val="28"/>
          <w:lang w:val="en-GB"/>
        </w:rPr>
        <w:t>și</w:t>
      </w:r>
      <w:proofErr w:type="spellEnd"/>
      <w:r w:rsidRPr="006C4A9F">
        <w:rPr>
          <w:b w:val="0"/>
          <w:sz w:val="28"/>
          <w:lang w:val="en-GB"/>
        </w:rPr>
        <w:t xml:space="preserve"> </w:t>
      </w:r>
      <w:proofErr w:type="spellStart"/>
      <w:r w:rsidRPr="006C4A9F">
        <w:rPr>
          <w:b w:val="0"/>
          <w:sz w:val="28"/>
          <w:lang w:val="en-GB"/>
        </w:rPr>
        <w:t>atrage</w:t>
      </w:r>
      <w:proofErr w:type="spellEnd"/>
      <w:r w:rsidRPr="006C4A9F">
        <w:rPr>
          <w:b w:val="0"/>
          <w:sz w:val="28"/>
          <w:lang w:val="en-GB"/>
        </w:rPr>
        <w:t xml:space="preserve"> </w:t>
      </w:r>
      <w:proofErr w:type="spellStart"/>
      <w:r w:rsidRPr="006C4A9F">
        <w:rPr>
          <w:b w:val="0"/>
          <w:sz w:val="28"/>
          <w:lang w:val="en-GB"/>
        </w:rPr>
        <w:t>cei</w:t>
      </w:r>
      <w:proofErr w:type="spellEnd"/>
      <w:r w:rsidRPr="006C4A9F">
        <w:rPr>
          <w:b w:val="0"/>
          <w:sz w:val="28"/>
          <w:lang w:val="en-GB"/>
        </w:rPr>
        <w:t xml:space="preserve"> </w:t>
      </w:r>
      <w:proofErr w:type="spellStart"/>
      <w:r w:rsidRPr="006C4A9F">
        <w:rPr>
          <w:b w:val="0"/>
          <w:sz w:val="28"/>
          <w:lang w:val="en-GB"/>
        </w:rPr>
        <w:t>mai</w:t>
      </w:r>
      <w:proofErr w:type="spellEnd"/>
      <w:r w:rsidRPr="006C4A9F">
        <w:rPr>
          <w:b w:val="0"/>
          <w:sz w:val="28"/>
          <w:lang w:val="en-GB"/>
        </w:rPr>
        <w:t xml:space="preserve"> </w:t>
      </w:r>
      <w:proofErr w:type="spellStart"/>
      <w:r w:rsidRPr="006C4A9F">
        <w:rPr>
          <w:b w:val="0"/>
          <w:sz w:val="28"/>
          <w:lang w:val="en-GB"/>
        </w:rPr>
        <w:t>buni</w:t>
      </w:r>
      <w:proofErr w:type="spellEnd"/>
      <w:r w:rsidRPr="006C4A9F">
        <w:rPr>
          <w:b w:val="0"/>
          <w:sz w:val="28"/>
          <w:lang w:val="en-GB"/>
        </w:rPr>
        <w:t xml:space="preserve"> </w:t>
      </w:r>
      <w:proofErr w:type="spellStart"/>
      <w:r w:rsidRPr="006C4A9F">
        <w:rPr>
          <w:b w:val="0"/>
          <w:sz w:val="28"/>
          <w:lang w:val="en-GB"/>
        </w:rPr>
        <w:t>cercetători</w:t>
      </w:r>
      <w:proofErr w:type="spellEnd"/>
      <w:r w:rsidRPr="006C4A9F">
        <w:rPr>
          <w:b w:val="0"/>
          <w:sz w:val="28"/>
          <w:lang w:val="en-GB"/>
        </w:rPr>
        <w:t xml:space="preserve"> din </w:t>
      </w:r>
      <w:proofErr w:type="spellStart"/>
      <w:r w:rsidRPr="006C4A9F">
        <w:rPr>
          <w:b w:val="0"/>
          <w:sz w:val="28"/>
          <w:lang w:val="en-GB"/>
        </w:rPr>
        <w:t>întreaga</w:t>
      </w:r>
      <w:proofErr w:type="spellEnd"/>
      <w:r w:rsidRPr="006C4A9F">
        <w:rPr>
          <w:b w:val="0"/>
          <w:sz w:val="28"/>
          <w:lang w:val="en-GB"/>
        </w:rPr>
        <w:t xml:space="preserve"> </w:t>
      </w:r>
      <w:proofErr w:type="spellStart"/>
      <w:r w:rsidRPr="006C4A9F">
        <w:rPr>
          <w:b w:val="0"/>
          <w:sz w:val="28"/>
          <w:lang w:val="en-GB"/>
        </w:rPr>
        <w:t>lume</w:t>
      </w:r>
      <w:proofErr w:type="spellEnd"/>
      <w:r w:rsidRPr="006C4A9F">
        <w:rPr>
          <w:b w:val="0"/>
          <w:sz w:val="28"/>
          <w:lang w:val="en-GB"/>
        </w:rPr>
        <w:t>.</w:t>
      </w:r>
      <w:proofErr w:type="gramEnd"/>
    </w:p>
    <w:p w:rsidR="00563EE0" w:rsidRPr="00563EE0" w:rsidRDefault="00563EE0" w:rsidP="005E5D19">
      <w:pPr>
        <w:pStyle w:val="Heading2"/>
        <w:shd w:val="clear" w:color="auto" w:fill="FFFFFF"/>
        <w:spacing w:before="60" w:beforeAutospacing="0" w:after="15" w:afterAutospacing="0"/>
        <w:ind w:firstLine="708"/>
        <w:jc w:val="both"/>
        <w:rPr>
          <w:b w:val="0"/>
          <w:sz w:val="28"/>
          <w:lang w:val="ro-RO"/>
        </w:rPr>
      </w:pPr>
    </w:p>
    <w:p w:rsidR="00843A5D" w:rsidRDefault="00843A5D" w:rsidP="005E5D19">
      <w:pPr>
        <w:pStyle w:val="Heading2"/>
        <w:shd w:val="clear" w:color="auto" w:fill="FFFFFF"/>
        <w:spacing w:before="60" w:beforeAutospacing="0" w:after="15" w:afterAutospacing="0"/>
        <w:ind w:firstLine="708"/>
        <w:jc w:val="both"/>
        <w:rPr>
          <w:b w:val="0"/>
          <w:sz w:val="28"/>
          <w:lang w:val="ro-RO"/>
        </w:rPr>
      </w:pPr>
      <w:r w:rsidRPr="00843A5D">
        <w:rPr>
          <w:b w:val="0"/>
          <w:sz w:val="28"/>
          <w:lang w:val="ro-RO"/>
        </w:rPr>
        <w:t>Misiunea ESFRI este de a sprijini o abordare coerentă și bazată pe strategie pentru elaborarea politicilor privind infrastructurile de cercetare în Europa și pentru a facilita inițiativele multilaterale care să conducă la o mai bună utilizare și dezvoltare a infrastructurilor de cercetare, la nivelul UE și la nivel internațional.</w:t>
      </w:r>
    </w:p>
    <w:p w:rsidR="00563EE0" w:rsidRDefault="00563EE0" w:rsidP="005E5D19">
      <w:pPr>
        <w:pStyle w:val="Heading2"/>
        <w:shd w:val="clear" w:color="auto" w:fill="FFFFFF"/>
        <w:spacing w:before="60" w:beforeAutospacing="0" w:after="15" w:afterAutospacing="0"/>
        <w:ind w:firstLine="708"/>
        <w:jc w:val="both"/>
        <w:rPr>
          <w:b w:val="0"/>
          <w:sz w:val="28"/>
          <w:lang w:val="ro-RO"/>
        </w:rPr>
      </w:pPr>
    </w:p>
    <w:p w:rsidR="00843A5D" w:rsidRDefault="00843A5D" w:rsidP="005E5D19">
      <w:pPr>
        <w:pStyle w:val="Heading2"/>
        <w:shd w:val="clear" w:color="auto" w:fill="FFFFFF"/>
        <w:spacing w:before="60" w:beforeAutospacing="0" w:after="15" w:afterAutospacing="0"/>
        <w:ind w:firstLine="708"/>
        <w:jc w:val="both"/>
        <w:rPr>
          <w:b w:val="0"/>
          <w:sz w:val="28"/>
          <w:lang w:val="ro-RO"/>
        </w:rPr>
      </w:pPr>
      <w:r w:rsidRPr="00843A5D">
        <w:rPr>
          <w:b w:val="0"/>
          <w:sz w:val="28"/>
          <w:lang w:val="ro-RO"/>
        </w:rPr>
        <w:t>Roadmap</w:t>
      </w:r>
      <w:r>
        <w:rPr>
          <w:b w:val="0"/>
          <w:sz w:val="28"/>
          <w:lang w:val="ro-RO"/>
        </w:rPr>
        <w:t xml:space="preserve">-ul </w:t>
      </w:r>
      <w:r w:rsidRPr="00843A5D">
        <w:rPr>
          <w:b w:val="0"/>
          <w:sz w:val="28"/>
          <w:lang w:val="ro-RO"/>
        </w:rPr>
        <w:t>ESFRI identifică noi infrastructuri de cercetare de interes pan</w:t>
      </w:r>
      <w:r>
        <w:rPr>
          <w:b w:val="0"/>
          <w:sz w:val="28"/>
          <w:lang w:val="ro-RO"/>
        </w:rPr>
        <w:t>-</w:t>
      </w:r>
      <w:r w:rsidRPr="00843A5D">
        <w:rPr>
          <w:b w:val="0"/>
          <w:sz w:val="28"/>
          <w:lang w:val="ro-RO"/>
        </w:rPr>
        <w:t xml:space="preserve">european care corespund nevoilor pe termen lung ale comunităților de cercetare europene, acoperind toate domeniile științifice, indiferent de locația posibilă. </w:t>
      </w:r>
    </w:p>
    <w:p w:rsidR="00563EE0" w:rsidRPr="00843A5D" w:rsidRDefault="00563EE0" w:rsidP="00563EE0">
      <w:pPr>
        <w:pStyle w:val="Heading2"/>
        <w:shd w:val="clear" w:color="auto" w:fill="FFFFFF"/>
        <w:spacing w:before="60" w:beforeAutospacing="0" w:after="15" w:afterAutospacing="0"/>
        <w:jc w:val="center"/>
        <w:rPr>
          <w:b w:val="0"/>
          <w:sz w:val="28"/>
          <w:lang w:val="ro-RO"/>
        </w:rPr>
      </w:pPr>
    </w:p>
    <w:p w:rsidR="00CC76C2" w:rsidRPr="00CC76C2" w:rsidRDefault="00CC76C2" w:rsidP="00CC76C2">
      <w:pPr>
        <w:rPr>
          <w:sz w:val="28"/>
          <w:szCs w:val="28"/>
          <w:shd w:val="clear" w:color="auto" w:fill="FFFFFF"/>
          <w:lang w:val="ro-RO"/>
        </w:rPr>
      </w:pPr>
    </w:p>
    <w:p w:rsidR="000A726C" w:rsidRDefault="00456F99" w:rsidP="00CC76C2">
      <w:pPr>
        <w:pStyle w:val="ListParagraph"/>
        <w:spacing w:line="240" w:lineRule="auto"/>
        <w:ind w:left="0" w:firstLine="0"/>
        <w:rPr>
          <w:sz w:val="28"/>
          <w:szCs w:val="28"/>
        </w:rPr>
      </w:pPr>
      <w:r w:rsidRPr="00456F99">
        <w:rPr>
          <w:sz w:val="28"/>
          <w:szCs w:val="28"/>
        </w:rPr>
        <w:br/>
      </w:r>
    </w:p>
    <w:p w:rsidR="004E11C7" w:rsidRPr="002E2F23" w:rsidRDefault="004E11C7" w:rsidP="004E11C7">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Marea Britaniei</w:t>
      </w:r>
      <w:r w:rsidRPr="002E2F23">
        <w:rPr>
          <w:i/>
          <w:sz w:val="28"/>
          <w:szCs w:val="28"/>
        </w:rPr>
        <w:t>:</w:t>
      </w:r>
    </w:p>
    <w:p w:rsidR="004E11C7" w:rsidRDefault="004E11C7" w:rsidP="004E11C7">
      <w:pPr>
        <w:pStyle w:val="Heading2"/>
        <w:shd w:val="clear" w:color="auto" w:fill="FFFFFF"/>
        <w:spacing w:before="60" w:beforeAutospacing="0" w:after="15" w:afterAutospacing="0"/>
        <w:ind w:firstLine="708"/>
        <w:jc w:val="both"/>
        <w:rPr>
          <w:b w:val="0"/>
          <w:bCs w:val="0"/>
          <w:sz w:val="28"/>
          <w:szCs w:val="28"/>
          <w:shd w:val="clear" w:color="auto" w:fill="FFFFFF"/>
          <w:lang w:val="ro-RO"/>
        </w:rPr>
      </w:pPr>
    </w:p>
    <w:p w:rsidR="004E11C7" w:rsidRDefault="004E11C7" w:rsidP="004E11C7">
      <w:pPr>
        <w:pStyle w:val="DenumireaImaginii"/>
        <w:spacing w:line="240" w:lineRule="auto"/>
        <w:ind w:firstLine="708"/>
        <w:jc w:val="both"/>
        <w:rPr>
          <w:noProof w:val="0"/>
          <w:sz w:val="28"/>
          <w:szCs w:val="28"/>
          <w:shd w:val="clear" w:color="auto" w:fill="FFFFFF"/>
          <w:lang w:eastAsia="ru-RU"/>
        </w:rPr>
      </w:pPr>
      <w:r>
        <w:rPr>
          <w:b w:val="0"/>
        </w:rPr>
        <w:t xml:space="preserve">UF&amp;EOD </w:t>
      </w:r>
      <w:r w:rsidRPr="00573505">
        <w:rPr>
          <w:b w:val="0"/>
          <w:bCs/>
          <w:sz w:val="28"/>
          <w:szCs w:val="28"/>
          <w:shd w:val="clear" w:color="auto" w:fill="FFFFFF"/>
        </w:rPr>
        <w:t>(</w:t>
      </w:r>
      <w:r w:rsidR="00246D8F" w:rsidRPr="00246D8F">
        <w:rPr>
          <w:b w:val="0"/>
          <w:bCs/>
          <w:sz w:val="28"/>
          <w:szCs w:val="28"/>
          <w:shd w:val="clear" w:color="auto" w:fill="FFFFFF"/>
        </w:rPr>
        <w:t>University Facilities and Equipment Open Data</w:t>
      </w:r>
      <w:r w:rsidRPr="00573505">
        <w:rPr>
          <w:noProof w:val="0"/>
          <w:sz w:val="28"/>
          <w:szCs w:val="28"/>
          <w:shd w:val="clear" w:color="auto" w:fill="FFFFFF"/>
          <w:lang w:eastAsia="ru-RU"/>
        </w:rPr>
        <w:t>)</w:t>
      </w:r>
    </w:p>
    <w:p w:rsidR="00246D8F" w:rsidRDefault="00246D8F" w:rsidP="00246D8F">
      <w:pPr>
        <w:pStyle w:val="DenumireaImaginii"/>
        <w:spacing w:line="240" w:lineRule="auto"/>
        <w:jc w:val="both"/>
        <w:rPr>
          <w:noProof w:val="0"/>
          <w:sz w:val="28"/>
          <w:szCs w:val="28"/>
          <w:shd w:val="clear" w:color="auto" w:fill="FFFFFF"/>
          <w:lang w:eastAsia="ru-RU"/>
        </w:rPr>
      </w:pPr>
    </w:p>
    <w:p w:rsidR="00246D8F" w:rsidRPr="004E11C7" w:rsidRDefault="00246D8F" w:rsidP="00246D8F">
      <w:pPr>
        <w:pStyle w:val="DenumireaImaginii"/>
        <w:spacing w:line="240" w:lineRule="auto"/>
        <w:rPr>
          <w:b w:val="0"/>
        </w:rPr>
      </w:pPr>
      <w:r>
        <w:rPr>
          <w:lang w:val="de-DE" w:eastAsia="de-DE"/>
        </w:rPr>
        <w:drawing>
          <wp:inline distT="0" distB="0" distL="0" distR="0">
            <wp:extent cx="6152515" cy="345694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152515" cy="3456940"/>
                    </a:xfrm>
                    <a:prstGeom prst="rect">
                      <a:avLst/>
                    </a:prstGeom>
                  </pic:spPr>
                </pic:pic>
              </a:graphicData>
            </a:graphic>
          </wp:inline>
        </w:drawing>
      </w:r>
    </w:p>
    <w:p w:rsidR="00246D8F" w:rsidRDefault="00246D8F" w:rsidP="00246D8F">
      <w:pPr>
        <w:pStyle w:val="ListParagraph"/>
        <w:spacing w:line="240" w:lineRule="auto"/>
        <w:ind w:left="0" w:firstLine="0"/>
        <w:jc w:val="center"/>
        <w:rPr>
          <w:bCs/>
          <w:sz w:val="28"/>
          <w:szCs w:val="36"/>
        </w:rPr>
      </w:pPr>
      <w:proofErr w:type="spellStart"/>
      <w:r w:rsidRPr="006C4A9F">
        <w:rPr>
          <w:bCs/>
          <w:sz w:val="28"/>
          <w:szCs w:val="36"/>
          <w:lang w:val="en-GB"/>
        </w:rPr>
        <w:t>Figura</w:t>
      </w:r>
      <w:proofErr w:type="spellEnd"/>
      <w:r w:rsidRPr="006C4A9F">
        <w:rPr>
          <w:bCs/>
          <w:sz w:val="28"/>
          <w:szCs w:val="36"/>
          <w:lang w:val="en-GB"/>
        </w:rPr>
        <w:t xml:space="preserve"> 3.3 – </w:t>
      </w:r>
      <w:proofErr w:type="spellStart"/>
      <w:r w:rsidRPr="006C4A9F">
        <w:rPr>
          <w:bCs/>
          <w:sz w:val="28"/>
          <w:szCs w:val="36"/>
          <w:lang w:val="en-GB"/>
        </w:rPr>
        <w:t>Sistemul</w:t>
      </w:r>
      <w:proofErr w:type="spellEnd"/>
      <w:r w:rsidRPr="006C4A9F">
        <w:rPr>
          <w:bCs/>
          <w:sz w:val="28"/>
          <w:szCs w:val="36"/>
          <w:lang w:val="en-GB"/>
        </w:rPr>
        <w:t xml:space="preserve"> UF&amp;EOD din </w:t>
      </w:r>
      <w:proofErr w:type="spellStart"/>
      <w:r w:rsidRPr="006C4A9F">
        <w:rPr>
          <w:bCs/>
          <w:sz w:val="28"/>
          <w:szCs w:val="36"/>
          <w:lang w:val="en-GB"/>
        </w:rPr>
        <w:t>Marea</w:t>
      </w:r>
      <w:proofErr w:type="spellEnd"/>
      <w:r w:rsidRPr="006C4A9F">
        <w:rPr>
          <w:bCs/>
          <w:sz w:val="28"/>
          <w:szCs w:val="36"/>
          <w:lang w:val="en-GB"/>
        </w:rPr>
        <w:t xml:space="preserve"> </w:t>
      </w:r>
      <w:proofErr w:type="spellStart"/>
      <w:r w:rsidRPr="006C4A9F">
        <w:rPr>
          <w:bCs/>
          <w:sz w:val="28"/>
          <w:szCs w:val="36"/>
          <w:lang w:val="en-GB"/>
        </w:rPr>
        <w:t>Britaniei</w:t>
      </w:r>
      <w:proofErr w:type="spellEnd"/>
    </w:p>
    <w:p w:rsidR="00685A62" w:rsidRDefault="00685A62" w:rsidP="00685A62">
      <w:pPr>
        <w:pStyle w:val="ListParagraph"/>
        <w:spacing w:line="240" w:lineRule="auto"/>
        <w:ind w:left="0" w:firstLine="0"/>
        <w:rPr>
          <w:bCs/>
          <w:sz w:val="28"/>
          <w:szCs w:val="36"/>
        </w:rPr>
      </w:pPr>
    </w:p>
    <w:p w:rsidR="00685A62" w:rsidRDefault="00685A62" w:rsidP="00685A62">
      <w:pPr>
        <w:pStyle w:val="ListParagraph"/>
        <w:spacing w:line="240" w:lineRule="auto"/>
        <w:ind w:left="0" w:firstLine="708"/>
        <w:rPr>
          <w:bCs/>
          <w:sz w:val="28"/>
          <w:szCs w:val="36"/>
        </w:rPr>
      </w:pPr>
      <w:r w:rsidRPr="00685A62">
        <w:rPr>
          <w:bCs/>
          <w:sz w:val="28"/>
          <w:szCs w:val="36"/>
        </w:rPr>
        <w:t xml:space="preserve">Dezvoltarea echipamentului data este finanțată de EPSRC ca răspuns la necesitatea îmbunătățirii vizibilității și utilizării echipamentelor de cercetare din Marea Britanie. Această tehnologie relativ simplă permite căutarea în toate bazele de date publicate în Marea Britanie prin intermediul unui "portal" de agregare, care să permită o mai mare accesibilitate cu scopul de a îmbunătăți eficiența și de a stimula o colaborare mai strânsă în acest sector. Tehnologia din spatele acestei dezvoltări a fost un parteneriat între mai multe universități din Marea Britanie, în primul rând rezultatele proiectului UNIQUIP. </w:t>
      </w:r>
    </w:p>
    <w:p w:rsidR="00685A62" w:rsidRDefault="00685A62" w:rsidP="00685A62">
      <w:pPr>
        <w:pStyle w:val="ListParagraph"/>
        <w:spacing w:line="240" w:lineRule="auto"/>
        <w:ind w:left="0" w:firstLine="708"/>
        <w:rPr>
          <w:bCs/>
          <w:sz w:val="28"/>
          <w:szCs w:val="36"/>
        </w:rPr>
      </w:pPr>
      <w:r w:rsidRPr="00685A62">
        <w:rPr>
          <w:bCs/>
          <w:sz w:val="28"/>
          <w:szCs w:val="36"/>
        </w:rPr>
        <w:t>Dezvoltarea are suportul RCUK ca mijloc preferat de partajare a echipamentelor naționale, oferind o soluție scalabilă, fără a avea nevoie de sisteme software complexe.</w:t>
      </w:r>
    </w:p>
    <w:p w:rsidR="00685A62" w:rsidRDefault="00685A62" w:rsidP="00685A62">
      <w:pPr>
        <w:pStyle w:val="ListParagraph"/>
        <w:spacing w:line="240" w:lineRule="auto"/>
        <w:ind w:left="0" w:firstLine="708"/>
        <w:rPr>
          <w:bCs/>
          <w:sz w:val="28"/>
          <w:szCs w:val="36"/>
        </w:rPr>
      </w:pPr>
    </w:p>
    <w:p w:rsidR="00685A62" w:rsidRPr="00685A62" w:rsidRDefault="00685A62" w:rsidP="00685A62">
      <w:pPr>
        <w:ind w:firstLine="708"/>
        <w:rPr>
          <w:rFonts w:ascii="Times New Roman" w:eastAsia="Times New Roman" w:hAnsi="Times New Roman"/>
          <w:bCs/>
          <w:sz w:val="28"/>
          <w:szCs w:val="36"/>
          <w:lang w:val="ro-RO"/>
        </w:rPr>
      </w:pPr>
      <w:r w:rsidRPr="00685A62">
        <w:rPr>
          <w:rFonts w:ascii="Times New Roman" w:eastAsia="Times New Roman" w:hAnsi="Times New Roman"/>
          <w:bCs/>
          <w:sz w:val="28"/>
          <w:szCs w:val="36"/>
          <w:lang w:val="ro-RO"/>
        </w:rPr>
        <w:t>Pentru adăugarea datelor despre echipamentele penrsonale de cercetare</w:t>
      </w:r>
      <w:r>
        <w:rPr>
          <w:rFonts w:ascii="Times New Roman" w:eastAsia="Times New Roman" w:hAnsi="Times New Roman"/>
          <w:bCs/>
          <w:sz w:val="28"/>
          <w:szCs w:val="36"/>
          <w:lang w:val="ro-RO"/>
        </w:rPr>
        <w:t xml:space="preserve"> trebuie de: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consultat pagina Întrebări frecvente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utilizarea asistenței tehnice și îndrumare cu privire la cerințele pentru publicarea setului de date despre echipamente</w:t>
      </w:r>
    </w:p>
    <w:p w:rsidR="00685A62" w:rsidRDefault="00685A62" w:rsidP="00685A62">
      <w:pPr>
        <w:pStyle w:val="AliniereaContinutului"/>
        <w:numPr>
          <w:ilvl w:val="0"/>
          <w:numId w:val="17"/>
        </w:numPr>
        <w:spacing w:line="240" w:lineRule="auto"/>
        <w:rPr>
          <w:sz w:val="28"/>
          <w:szCs w:val="28"/>
        </w:rPr>
      </w:pPr>
      <w:r w:rsidRPr="00685A62">
        <w:rPr>
          <w:sz w:val="28"/>
          <w:szCs w:val="28"/>
        </w:rPr>
        <w:t>utilizarea formularul de contact în prima instanță.</w:t>
      </w:r>
    </w:p>
    <w:p w:rsidR="00A309D4" w:rsidRDefault="00A309D4" w:rsidP="00A309D4">
      <w:pPr>
        <w:pStyle w:val="AliniereaContinutului"/>
        <w:spacing w:line="240" w:lineRule="auto"/>
        <w:ind w:firstLine="0"/>
        <w:rPr>
          <w:sz w:val="28"/>
          <w:szCs w:val="28"/>
        </w:rPr>
      </w:pPr>
    </w:p>
    <w:p w:rsidR="00246D8F" w:rsidRDefault="00A309D4" w:rsidP="00910A9D">
      <w:pPr>
        <w:pStyle w:val="AliniereaContinutului"/>
        <w:spacing w:line="240" w:lineRule="auto"/>
        <w:rPr>
          <w:sz w:val="28"/>
          <w:szCs w:val="28"/>
        </w:rPr>
      </w:pPr>
      <w:r w:rsidRPr="00A309D4">
        <w:rPr>
          <w:sz w:val="28"/>
          <w:szCs w:val="28"/>
        </w:rPr>
        <w:t>O funcție de "stare" este inclusă în antetul pagini</w:t>
      </w:r>
      <w:r>
        <w:rPr>
          <w:sz w:val="28"/>
          <w:szCs w:val="28"/>
        </w:rPr>
        <w:t>i</w:t>
      </w:r>
      <w:r w:rsidRPr="00A309D4">
        <w:rPr>
          <w:sz w:val="28"/>
          <w:szCs w:val="28"/>
        </w:rPr>
        <w:t xml:space="preserve">, care oferă o listă de contribuitori și permite </w:t>
      </w:r>
      <w:r>
        <w:rPr>
          <w:sz w:val="28"/>
          <w:szCs w:val="28"/>
        </w:rPr>
        <w:t>de verificat</w:t>
      </w:r>
      <w:r w:rsidRPr="00A309D4">
        <w:rPr>
          <w:sz w:val="28"/>
          <w:szCs w:val="28"/>
        </w:rPr>
        <w:t xml:space="preserve"> calitatea încărcării datelor, detaliind eventualele probleme întâlnite la ultima ingestie. De asemenea, </w:t>
      </w:r>
      <w:r>
        <w:rPr>
          <w:sz w:val="28"/>
          <w:szCs w:val="28"/>
        </w:rPr>
        <w:t xml:space="preserve">se </w:t>
      </w:r>
      <w:r w:rsidRPr="00A309D4">
        <w:rPr>
          <w:sz w:val="28"/>
          <w:szCs w:val="28"/>
        </w:rPr>
        <w:t>p</w:t>
      </w:r>
      <w:r>
        <w:rPr>
          <w:sz w:val="28"/>
          <w:szCs w:val="28"/>
        </w:rPr>
        <w:t xml:space="preserve">oate </w:t>
      </w:r>
      <w:r w:rsidRPr="00A309D4">
        <w:rPr>
          <w:sz w:val="28"/>
          <w:szCs w:val="28"/>
        </w:rPr>
        <w:t>descărca date normalizate RDF, CSV și TSV pe organizație și</w:t>
      </w:r>
      <w:r>
        <w:rPr>
          <w:sz w:val="28"/>
          <w:szCs w:val="28"/>
        </w:rPr>
        <w:t xml:space="preserve"> se poate</w:t>
      </w:r>
      <w:r w:rsidRPr="00A309D4">
        <w:rPr>
          <w:sz w:val="28"/>
          <w:szCs w:val="28"/>
        </w:rPr>
        <w:t xml:space="preserve"> obține link</w:t>
      </w:r>
      <w:r>
        <w:rPr>
          <w:sz w:val="28"/>
          <w:szCs w:val="28"/>
        </w:rPr>
        <w:t>-</w:t>
      </w:r>
      <w:r w:rsidRPr="00A309D4">
        <w:rPr>
          <w:sz w:val="28"/>
          <w:szCs w:val="28"/>
        </w:rPr>
        <w:t>uri către setul de date sursă.</w:t>
      </w:r>
    </w:p>
    <w:p w:rsidR="00910A9D" w:rsidRDefault="00910A9D" w:rsidP="00910A9D">
      <w:pPr>
        <w:pStyle w:val="AliniereaContinutului"/>
        <w:spacing w:line="240" w:lineRule="auto"/>
        <w:rPr>
          <w:sz w:val="28"/>
          <w:szCs w:val="28"/>
        </w:rPr>
      </w:pPr>
    </w:p>
    <w:p w:rsidR="00910A9D" w:rsidRDefault="00910A9D" w:rsidP="00910A9D">
      <w:pPr>
        <w:pStyle w:val="AliniereaContinutului"/>
        <w:spacing w:line="240" w:lineRule="auto"/>
        <w:rPr>
          <w:sz w:val="28"/>
          <w:szCs w:val="28"/>
        </w:rPr>
      </w:pPr>
    </w:p>
    <w:p w:rsidR="003B2D36" w:rsidRPr="002E2F23" w:rsidRDefault="003B2D36" w:rsidP="003B2D36">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sidR="001B1D67">
        <w:rPr>
          <w:i/>
          <w:sz w:val="28"/>
          <w:szCs w:val="28"/>
        </w:rPr>
        <w:t>Finlanda</w:t>
      </w:r>
      <w:r w:rsidRPr="002E2F23">
        <w:rPr>
          <w:i/>
          <w:sz w:val="28"/>
          <w:szCs w:val="28"/>
        </w:rPr>
        <w:t>:</w:t>
      </w:r>
    </w:p>
    <w:p w:rsidR="003B2D36" w:rsidRDefault="003B2D36" w:rsidP="003B2D36">
      <w:pPr>
        <w:pStyle w:val="Heading2"/>
        <w:shd w:val="clear" w:color="auto" w:fill="FFFFFF"/>
        <w:spacing w:before="60" w:beforeAutospacing="0" w:after="15" w:afterAutospacing="0"/>
        <w:ind w:firstLine="708"/>
        <w:jc w:val="both"/>
        <w:rPr>
          <w:b w:val="0"/>
          <w:bCs w:val="0"/>
          <w:sz w:val="28"/>
          <w:szCs w:val="28"/>
          <w:shd w:val="clear" w:color="auto" w:fill="FFFFFF"/>
          <w:lang w:val="ro-RO"/>
        </w:rPr>
      </w:pPr>
    </w:p>
    <w:p w:rsidR="003B2D36" w:rsidRPr="001B1D67" w:rsidRDefault="001B1D67" w:rsidP="001B1D67">
      <w:pPr>
        <w:pStyle w:val="DenumireaImaginii"/>
        <w:spacing w:line="240" w:lineRule="auto"/>
        <w:rPr>
          <w:b w:val="0"/>
          <w:bCs/>
          <w:sz w:val="28"/>
          <w:szCs w:val="28"/>
          <w:shd w:val="clear" w:color="auto" w:fill="FFFFFF"/>
        </w:rPr>
      </w:pPr>
      <w:r w:rsidRPr="001B1D67">
        <w:rPr>
          <w:b w:val="0"/>
          <w:bCs/>
          <w:sz w:val="28"/>
          <w:szCs w:val="28"/>
          <w:shd w:val="clear" w:color="auto" w:fill="FFFFFF"/>
        </w:rPr>
        <w:t xml:space="preserve">AoF RIs </w:t>
      </w:r>
      <w:r w:rsidR="003B2D36" w:rsidRPr="00573505">
        <w:rPr>
          <w:b w:val="0"/>
          <w:bCs/>
          <w:sz w:val="28"/>
          <w:szCs w:val="28"/>
          <w:shd w:val="clear" w:color="auto" w:fill="FFFFFF"/>
        </w:rPr>
        <w:t>(</w:t>
      </w:r>
      <w:r>
        <w:rPr>
          <w:b w:val="0"/>
          <w:bCs/>
          <w:sz w:val="28"/>
          <w:szCs w:val="28"/>
          <w:shd w:val="clear" w:color="auto" w:fill="FFFFFF"/>
        </w:rPr>
        <w:t>A</w:t>
      </w:r>
      <w:r w:rsidRPr="001B1D67">
        <w:rPr>
          <w:b w:val="0"/>
          <w:bCs/>
          <w:sz w:val="28"/>
          <w:szCs w:val="28"/>
          <w:shd w:val="clear" w:color="auto" w:fill="FFFFFF"/>
        </w:rPr>
        <w:t xml:space="preserve">cademy of </w:t>
      </w:r>
      <w:r>
        <w:rPr>
          <w:b w:val="0"/>
          <w:bCs/>
          <w:sz w:val="28"/>
          <w:szCs w:val="28"/>
          <w:shd w:val="clear" w:color="auto" w:fill="FFFFFF"/>
        </w:rPr>
        <w:t>Finland Research I</w:t>
      </w:r>
      <w:r w:rsidRPr="001B1D67">
        <w:rPr>
          <w:b w:val="0"/>
          <w:bCs/>
          <w:sz w:val="28"/>
          <w:szCs w:val="28"/>
          <w:shd w:val="clear" w:color="auto" w:fill="FFFFFF"/>
        </w:rPr>
        <w:t>nfrastructures</w:t>
      </w:r>
      <w:r w:rsidR="003B2D36" w:rsidRPr="001B1D67">
        <w:rPr>
          <w:b w:val="0"/>
          <w:bCs/>
          <w:sz w:val="28"/>
          <w:szCs w:val="28"/>
          <w:shd w:val="clear" w:color="auto" w:fill="FFFFFF"/>
        </w:rPr>
        <w:t>)</w:t>
      </w:r>
    </w:p>
    <w:p w:rsidR="003B2D36" w:rsidRDefault="003B2D36" w:rsidP="003B2D36">
      <w:pPr>
        <w:pStyle w:val="DenumireaImaginii"/>
        <w:spacing w:line="240" w:lineRule="auto"/>
        <w:jc w:val="both"/>
        <w:rPr>
          <w:noProof w:val="0"/>
          <w:sz w:val="28"/>
          <w:szCs w:val="28"/>
          <w:shd w:val="clear" w:color="auto" w:fill="FFFFFF"/>
          <w:lang w:eastAsia="ru-RU"/>
        </w:rPr>
      </w:pPr>
    </w:p>
    <w:p w:rsidR="003B2D36" w:rsidRPr="004E11C7" w:rsidRDefault="001B1D67" w:rsidP="003B2D36">
      <w:pPr>
        <w:pStyle w:val="DenumireaImaginii"/>
        <w:spacing w:line="240" w:lineRule="auto"/>
        <w:rPr>
          <w:b w:val="0"/>
        </w:rPr>
      </w:pPr>
      <w:r>
        <w:rPr>
          <w:lang w:val="de-DE" w:eastAsia="de-DE"/>
        </w:rPr>
        <w:drawing>
          <wp:inline distT="0" distB="0" distL="0" distR="0">
            <wp:extent cx="6152515" cy="345694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152515" cy="3456940"/>
                    </a:xfrm>
                    <a:prstGeom prst="rect">
                      <a:avLst/>
                    </a:prstGeom>
                  </pic:spPr>
                </pic:pic>
              </a:graphicData>
            </a:graphic>
          </wp:inline>
        </w:drawing>
      </w:r>
    </w:p>
    <w:p w:rsidR="003B2D36" w:rsidRDefault="003B2D36" w:rsidP="001B1D67">
      <w:pPr>
        <w:pStyle w:val="DenumireaImaginii"/>
        <w:spacing w:line="240" w:lineRule="auto"/>
        <w:rPr>
          <w:b w:val="0"/>
          <w:sz w:val="28"/>
          <w:szCs w:val="28"/>
        </w:rPr>
      </w:pPr>
      <w:r w:rsidRPr="006C4A9F">
        <w:rPr>
          <w:b w:val="0"/>
          <w:bCs/>
          <w:sz w:val="28"/>
          <w:szCs w:val="36"/>
          <w:lang w:val="en-GB"/>
        </w:rPr>
        <w:t>Figura 3.</w:t>
      </w:r>
      <w:r w:rsidRPr="001B1D67">
        <w:rPr>
          <w:b w:val="0"/>
          <w:bCs/>
          <w:sz w:val="28"/>
          <w:szCs w:val="36"/>
        </w:rPr>
        <w:t>4</w:t>
      </w:r>
      <w:r w:rsidRPr="006C4A9F">
        <w:rPr>
          <w:b w:val="0"/>
          <w:bCs/>
          <w:sz w:val="28"/>
          <w:szCs w:val="36"/>
          <w:lang w:val="en-GB"/>
        </w:rPr>
        <w:t xml:space="preserve"> – Sistemul </w:t>
      </w:r>
      <w:r w:rsidR="001B1D67" w:rsidRPr="001B1D67">
        <w:rPr>
          <w:b w:val="0"/>
        </w:rPr>
        <w:t xml:space="preserve">AoF RIs </w:t>
      </w:r>
      <w:r w:rsidRPr="006C4A9F">
        <w:rPr>
          <w:b w:val="0"/>
          <w:bCs/>
          <w:sz w:val="28"/>
          <w:szCs w:val="36"/>
          <w:lang w:val="en-GB"/>
        </w:rPr>
        <w:t xml:space="preserve">din </w:t>
      </w:r>
      <w:r w:rsidR="001B1D67" w:rsidRPr="001B1D67">
        <w:rPr>
          <w:b w:val="0"/>
          <w:sz w:val="28"/>
          <w:szCs w:val="28"/>
        </w:rPr>
        <w:t>Finlanda</w:t>
      </w:r>
    </w:p>
    <w:p w:rsidR="001B1D67" w:rsidRDefault="001B1D67" w:rsidP="001B1D67">
      <w:pPr>
        <w:pStyle w:val="DenumireaImaginii"/>
        <w:spacing w:line="240" w:lineRule="auto"/>
        <w:jc w:val="left"/>
        <w:rPr>
          <w:b w:val="0"/>
          <w:sz w:val="28"/>
          <w:szCs w:val="28"/>
        </w:rPr>
      </w:pPr>
    </w:p>
    <w:p w:rsidR="001B1D67" w:rsidRDefault="001B1D67" w:rsidP="00F37E27">
      <w:pPr>
        <w:pStyle w:val="DenumireaImaginii"/>
        <w:spacing w:line="240" w:lineRule="auto"/>
        <w:jc w:val="left"/>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Infrastructurile de cercetare finlandeze sunt facilități, echipamente, materiale și servicii de cercetare semnificative la nivel național care permit cercetarea și dezvoltarea în diverse stadii de inovare, sprijinind în același timp cercetarea organizată, formarea în domeniul cercetării și predarea și dezvoltarea capacității de cercetare și inovare.</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Infrastructura finlandeză de cercetare - servicii este o bază de date pentru cercetători, furnizori de servicii de infrastructură de cercetare și finanțatori. Serviciul promovează partajarea și deschiderea prin descrierea și prezentarea infrastructurilor de cercetare și a serviciilor acestora într-un mod unitar.</w:t>
      </w:r>
    </w:p>
    <w:p w:rsid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Cum se utilizează datele în serviciu?</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Infrastructurile de cercetare pot fi identificate și menționate prin utilizarea identificatorilor persistenți (PID).</w:t>
      </w: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Informațiile din banca de date pot fi accesate printr-un API.</w:t>
      </w:r>
    </w:p>
    <w:p w:rsidR="00F37E27" w:rsidRDefault="00F37E27" w:rsidP="00F37E27">
      <w:pPr>
        <w:pStyle w:val="DenumireaImaginii"/>
        <w:spacing w:line="240" w:lineRule="auto"/>
        <w:jc w:val="both"/>
        <w:rPr>
          <w:b w:val="0"/>
          <w:sz w:val="28"/>
          <w:szCs w:val="28"/>
        </w:rPr>
      </w:pPr>
    </w:p>
    <w:p w:rsidR="001B1D67" w:rsidRPr="00F37E27" w:rsidRDefault="00F37E27" w:rsidP="00F37E27">
      <w:pPr>
        <w:pStyle w:val="DenumireaImaginii"/>
        <w:spacing w:line="240" w:lineRule="auto"/>
        <w:jc w:val="both"/>
        <w:rPr>
          <w:b w:val="0"/>
          <w:sz w:val="28"/>
          <w:szCs w:val="28"/>
        </w:rPr>
      </w:pPr>
      <w:r w:rsidRPr="00F37E27">
        <w:rPr>
          <w:b w:val="0"/>
          <w:sz w:val="28"/>
          <w:szCs w:val="28"/>
        </w:rPr>
        <w:t>Serviciul se află în faza pilot. Conținutul informațiilor și funcționalitatea pot fi modificate.</w:t>
      </w:r>
    </w:p>
    <w:p w:rsidR="00910A9D" w:rsidRPr="00F37E27" w:rsidRDefault="00910A9D" w:rsidP="00F37E27">
      <w:pPr>
        <w:pStyle w:val="AliniereaContinutului"/>
        <w:spacing w:line="240" w:lineRule="auto"/>
        <w:ind w:firstLine="0"/>
        <w:rPr>
          <w:sz w:val="28"/>
          <w:szCs w:val="28"/>
        </w:rPr>
      </w:pPr>
    </w:p>
    <w:p w:rsidR="00246D8F" w:rsidRPr="00F37E27" w:rsidRDefault="00246D8F" w:rsidP="00F37E27">
      <w:pPr>
        <w:jc w:val="both"/>
        <w:rPr>
          <w:rFonts w:ascii="Times New Roman" w:eastAsia="Times New Roman" w:hAnsi="Times New Roman"/>
          <w:noProof/>
          <w:sz w:val="28"/>
          <w:szCs w:val="28"/>
          <w:lang w:val="ro-RO" w:eastAsia="en-US"/>
        </w:rPr>
      </w:pPr>
    </w:p>
    <w:p w:rsidR="00246D8F" w:rsidRDefault="00246D8F">
      <w:pPr>
        <w:rPr>
          <w:rFonts w:ascii="Times New Roman" w:eastAsia="Times New Roman" w:hAnsi="Times New Roman"/>
          <w:b/>
          <w:bCs/>
          <w:noProof/>
          <w:sz w:val="28"/>
          <w:szCs w:val="28"/>
          <w:lang w:val="ro-RO" w:eastAsia="en-US"/>
        </w:rPr>
      </w:pPr>
      <w:r w:rsidRPr="006C4A9F">
        <w:rPr>
          <w:noProof/>
          <w:lang w:val="en-GB"/>
        </w:rPr>
        <w:br w:type="page"/>
      </w:r>
    </w:p>
    <w:p w:rsidR="007157BC" w:rsidRDefault="007157BC" w:rsidP="000A726C">
      <w:pPr>
        <w:pStyle w:val="AliniereaContinutului"/>
        <w:spacing w:line="240" w:lineRule="auto"/>
        <w:rPr>
          <w:sz w:val="28"/>
          <w:szCs w:val="28"/>
          <w:lang w:val="en-US"/>
        </w:rPr>
        <w:sectPr w:rsidR="007157BC" w:rsidSect="00615B37">
          <w:pgSz w:w="11906" w:h="16838" w:code="9"/>
          <w:pgMar w:top="1134" w:right="567" w:bottom="1134" w:left="1134" w:header="709" w:footer="709" w:gutter="0"/>
          <w:cols w:space="708"/>
          <w:docGrid w:linePitch="360"/>
        </w:sectPr>
      </w:pPr>
    </w:p>
    <w:p w:rsidR="00ED2E39" w:rsidRPr="00ED2E39" w:rsidRDefault="00ED2E39"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 xml:space="preserve">Compararea sistemelor </w:t>
      </w:r>
    </w:p>
    <w:p w:rsidR="00ED2E39" w:rsidRDefault="00ED2E39" w:rsidP="000A726C">
      <w:pPr>
        <w:pStyle w:val="AliniereaContinutului"/>
        <w:spacing w:line="240" w:lineRule="auto"/>
        <w:rPr>
          <w:sz w:val="28"/>
          <w:szCs w:val="28"/>
        </w:rPr>
      </w:pPr>
      <w:r>
        <w:rPr>
          <w:sz w:val="28"/>
          <w:szCs w:val="28"/>
        </w:rPr>
        <w:t>Compararea sistemelor între ele prevede descrierea comparativă a caracteristicilor fiecărui sistem conform criteriilor necesare pentru extragerea caracteristicilor celor mai importante și necerare pentru sistemul care va fi efectuat, aceasta fiind reprezentat în tabelul 5.1.</w:t>
      </w:r>
    </w:p>
    <w:p w:rsidR="00ED2E39" w:rsidRPr="007F4308" w:rsidRDefault="00ED2E39" w:rsidP="000A726C">
      <w:pPr>
        <w:pStyle w:val="AliniereaContinutului"/>
        <w:spacing w:line="240" w:lineRule="auto"/>
        <w:rPr>
          <w:sz w:val="28"/>
          <w:szCs w:val="28"/>
          <w:lang w:val="en-US"/>
        </w:rPr>
      </w:pPr>
    </w:p>
    <w:p w:rsidR="000A726C" w:rsidRDefault="00773BB6" w:rsidP="007157BC">
      <w:pPr>
        <w:pStyle w:val="DenumireaImaginii"/>
        <w:spacing w:line="240" w:lineRule="auto"/>
        <w:jc w:val="left"/>
        <w:rPr>
          <w:b w:val="0"/>
          <w:sz w:val="28"/>
        </w:rPr>
      </w:pPr>
      <w:r>
        <w:rPr>
          <w:b w:val="0"/>
          <w:sz w:val="28"/>
        </w:rPr>
        <w:t>Tabelul</w:t>
      </w:r>
      <w:r w:rsidR="00222C9B">
        <w:rPr>
          <w:b w:val="0"/>
          <w:sz w:val="28"/>
        </w:rPr>
        <w:t xml:space="preserve"> </w:t>
      </w:r>
      <w:r>
        <w:rPr>
          <w:b w:val="0"/>
          <w:sz w:val="28"/>
        </w:rPr>
        <w:t>5</w:t>
      </w:r>
      <w:r w:rsidR="00222C9B" w:rsidRPr="000F2C64">
        <w:rPr>
          <w:b w:val="0"/>
          <w:sz w:val="28"/>
        </w:rPr>
        <w:t xml:space="preserve">.1 – </w:t>
      </w:r>
      <w:r>
        <w:rPr>
          <w:b w:val="0"/>
          <w:sz w:val="28"/>
        </w:rPr>
        <w:t>Compararea sistemelor</w:t>
      </w:r>
    </w:p>
    <w:tbl>
      <w:tblPr>
        <w:tblStyle w:val="TableGrid"/>
        <w:tblW w:w="14459" w:type="dxa"/>
        <w:tblInd w:w="108" w:type="dxa"/>
        <w:tblLayout w:type="fixed"/>
        <w:tblLook w:val="04A0"/>
      </w:tblPr>
      <w:tblGrid>
        <w:gridCol w:w="851"/>
        <w:gridCol w:w="3577"/>
        <w:gridCol w:w="1526"/>
        <w:gridCol w:w="1417"/>
        <w:gridCol w:w="1418"/>
        <w:gridCol w:w="1417"/>
        <w:gridCol w:w="2977"/>
        <w:gridCol w:w="1276"/>
      </w:tblGrid>
      <w:tr w:rsidR="00554825" w:rsidRPr="006C4A9F" w:rsidTr="00853C5F">
        <w:trPr>
          <w:trHeight w:val="719"/>
        </w:trPr>
        <w:tc>
          <w:tcPr>
            <w:tcW w:w="851" w:type="dxa"/>
            <w:tcBorders>
              <w:tl2br w:val="nil"/>
            </w:tcBorders>
          </w:tcPr>
          <w:p w:rsidR="00554825" w:rsidRPr="00365DDF" w:rsidRDefault="00554825" w:rsidP="00C056A7">
            <w:pPr>
              <w:pStyle w:val="DenumireaImaginii"/>
              <w:spacing w:line="240" w:lineRule="auto"/>
              <w:jc w:val="both"/>
              <w:rPr>
                <w:b w:val="0"/>
              </w:rPr>
            </w:pPr>
            <w:r w:rsidRPr="00365DDF">
              <w:rPr>
                <w:b w:val="0"/>
              </w:rPr>
              <w:t xml:space="preserve">Nr. </w:t>
            </w:r>
          </w:p>
          <w:p w:rsidR="00554825" w:rsidRPr="00365DDF" w:rsidRDefault="00554825" w:rsidP="00C056A7">
            <w:pPr>
              <w:pStyle w:val="DenumireaImaginii"/>
              <w:spacing w:line="240" w:lineRule="auto"/>
              <w:jc w:val="both"/>
              <w:rPr>
                <w:b w:val="0"/>
              </w:rPr>
            </w:pPr>
            <w:r w:rsidRPr="00365DDF">
              <w:rPr>
                <w:b w:val="0"/>
              </w:rPr>
              <w:t>Ord.</w:t>
            </w:r>
          </w:p>
        </w:tc>
        <w:tc>
          <w:tcPr>
            <w:tcW w:w="3577" w:type="dxa"/>
            <w:tcBorders>
              <w:tl2br w:val="single" w:sz="4" w:space="0" w:color="auto"/>
            </w:tcBorders>
          </w:tcPr>
          <w:p w:rsidR="00554825" w:rsidRPr="00365DDF" w:rsidRDefault="00554825" w:rsidP="00C056A7">
            <w:pPr>
              <w:pStyle w:val="DenumireaImaginii"/>
              <w:spacing w:line="240" w:lineRule="auto"/>
              <w:jc w:val="both"/>
              <w:rPr>
                <w:b w:val="0"/>
              </w:rPr>
            </w:pPr>
            <w:r w:rsidRPr="00365DDF">
              <w:rPr>
                <w:b w:val="0"/>
              </w:rPr>
              <w:t xml:space="preserve">           </w:t>
            </w:r>
            <w:r>
              <w:rPr>
                <w:b w:val="0"/>
              </w:rPr>
              <w:t xml:space="preserve">                              </w:t>
            </w:r>
            <w:r w:rsidRPr="00365DDF">
              <w:rPr>
                <w:b w:val="0"/>
              </w:rPr>
              <w:t>Sisteme</w:t>
            </w:r>
          </w:p>
          <w:p w:rsidR="00554825" w:rsidRDefault="00554825" w:rsidP="00365DDF">
            <w:pPr>
              <w:pStyle w:val="DenumireaImaginii"/>
              <w:spacing w:line="240" w:lineRule="auto"/>
              <w:jc w:val="both"/>
              <w:rPr>
                <w:b w:val="0"/>
              </w:rPr>
            </w:pPr>
          </w:p>
          <w:p w:rsidR="00554825" w:rsidRPr="00365DDF" w:rsidRDefault="00554825" w:rsidP="00365DDF">
            <w:pPr>
              <w:pStyle w:val="DenumireaImaginii"/>
              <w:spacing w:line="240" w:lineRule="auto"/>
              <w:jc w:val="both"/>
              <w:rPr>
                <w:b w:val="0"/>
              </w:rPr>
            </w:pPr>
            <w:r w:rsidRPr="00365DDF">
              <w:rPr>
                <w:b w:val="0"/>
              </w:rPr>
              <w:t>Funcționalități</w:t>
            </w:r>
          </w:p>
        </w:tc>
        <w:tc>
          <w:tcPr>
            <w:tcW w:w="1526" w:type="dxa"/>
          </w:tcPr>
          <w:p w:rsidR="00554825" w:rsidRPr="00365DDF" w:rsidRDefault="00554825" w:rsidP="00F92F6F">
            <w:pPr>
              <w:pStyle w:val="DenumireaImaginii"/>
              <w:spacing w:line="240" w:lineRule="auto"/>
              <w:rPr>
                <w:b w:val="0"/>
              </w:rPr>
            </w:pPr>
            <w:r w:rsidRPr="00365DDF">
              <w:rPr>
                <w:b w:val="0"/>
              </w:rPr>
              <w:t>ERRIS</w:t>
            </w:r>
          </w:p>
          <w:p w:rsidR="00554825" w:rsidRPr="00365DDF" w:rsidRDefault="00554825" w:rsidP="00F92F6F">
            <w:pPr>
              <w:pStyle w:val="DenumireaImaginii"/>
              <w:spacing w:line="240" w:lineRule="auto"/>
              <w:rPr>
                <w:b w:val="0"/>
              </w:rPr>
            </w:pPr>
            <w:r w:rsidRPr="00365DDF">
              <w:rPr>
                <w:b w:val="0"/>
              </w:rPr>
              <w:t>România</w:t>
            </w:r>
          </w:p>
          <w:p w:rsidR="00554825" w:rsidRPr="00365DDF" w:rsidRDefault="000D2ADF" w:rsidP="00F92F6F">
            <w:pPr>
              <w:pStyle w:val="DenumireaImaginii"/>
              <w:spacing w:line="240" w:lineRule="auto"/>
              <w:rPr>
                <w:b w:val="0"/>
              </w:rPr>
            </w:pPr>
            <w:hyperlink r:id="rId15" w:history="1">
              <w:r w:rsidR="00554825" w:rsidRPr="00365DDF">
                <w:rPr>
                  <w:rStyle w:val="Hyperlink"/>
                  <w:b w:val="0"/>
                  <w:sz w:val="18"/>
                </w:rPr>
                <w:t>https://erris.gov.ro/index.php</w:t>
              </w:r>
            </w:hyperlink>
          </w:p>
        </w:tc>
        <w:tc>
          <w:tcPr>
            <w:tcW w:w="1417" w:type="dxa"/>
          </w:tcPr>
          <w:p w:rsidR="00554825" w:rsidRDefault="00554825" w:rsidP="002C3482">
            <w:pPr>
              <w:pStyle w:val="DenumireaImaginii"/>
              <w:spacing w:line="240" w:lineRule="auto"/>
              <w:rPr>
                <w:b w:val="0"/>
              </w:rPr>
            </w:pPr>
            <w:r w:rsidRPr="002C3482">
              <w:rPr>
                <w:b w:val="0"/>
              </w:rPr>
              <w:t>ESFRI</w:t>
            </w:r>
          </w:p>
          <w:p w:rsidR="00554825" w:rsidRDefault="00554825" w:rsidP="002C3482">
            <w:pPr>
              <w:pStyle w:val="DenumireaImaginii"/>
              <w:spacing w:line="240" w:lineRule="auto"/>
              <w:rPr>
                <w:b w:val="0"/>
              </w:rPr>
            </w:pPr>
            <w:r>
              <w:rPr>
                <w:b w:val="0"/>
              </w:rPr>
              <w:t>Europa</w:t>
            </w:r>
          </w:p>
          <w:p w:rsidR="00554825" w:rsidRPr="00365DDF" w:rsidRDefault="000D2ADF" w:rsidP="002C3482">
            <w:pPr>
              <w:pStyle w:val="DenumireaImaginii"/>
              <w:spacing w:line="240" w:lineRule="auto"/>
              <w:rPr>
                <w:b w:val="0"/>
              </w:rPr>
            </w:pPr>
            <w:hyperlink r:id="rId16" w:history="1">
              <w:r w:rsidR="00554825" w:rsidRPr="002C3482">
                <w:rPr>
                  <w:rStyle w:val="Hyperlink"/>
                  <w:b w:val="0"/>
                  <w:sz w:val="18"/>
                </w:rPr>
                <w:t>http://www.esfri.eu/</w:t>
              </w:r>
            </w:hyperlink>
          </w:p>
        </w:tc>
        <w:tc>
          <w:tcPr>
            <w:tcW w:w="1418" w:type="dxa"/>
          </w:tcPr>
          <w:p w:rsidR="00554825" w:rsidRDefault="00554825" w:rsidP="00362ED9">
            <w:pPr>
              <w:pStyle w:val="DenumireaImaginii"/>
              <w:spacing w:line="240" w:lineRule="auto"/>
              <w:jc w:val="both"/>
              <w:rPr>
                <w:b w:val="0"/>
              </w:rPr>
            </w:pPr>
            <w:r>
              <w:rPr>
                <w:b w:val="0"/>
              </w:rPr>
              <w:t>UF&amp;EOD</w:t>
            </w:r>
          </w:p>
          <w:p w:rsidR="00554825" w:rsidRDefault="00554825" w:rsidP="00362ED9">
            <w:pPr>
              <w:pStyle w:val="DenumireaImaginii"/>
              <w:spacing w:line="240" w:lineRule="auto"/>
              <w:jc w:val="both"/>
              <w:rPr>
                <w:b w:val="0"/>
              </w:rPr>
            </w:pPr>
            <w:r>
              <w:rPr>
                <w:b w:val="0"/>
              </w:rPr>
              <w:t>M. Britaniei</w:t>
            </w:r>
          </w:p>
          <w:p w:rsidR="00554825" w:rsidRPr="00365DDF" w:rsidRDefault="000D2ADF" w:rsidP="00362ED9">
            <w:pPr>
              <w:pStyle w:val="DenumireaImaginii"/>
              <w:spacing w:line="240" w:lineRule="auto"/>
              <w:jc w:val="both"/>
              <w:rPr>
                <w:b w:val="0"/>
              </w:rPr>
            </w:pPr>
            <w:hyperlink r:id="rId17" w:history="1">
              <w:r w:rsidR="00554825" w:rsidRPr="00362ED9">
                <w:rPr>
                  <w:rStyle w:val="Hyperlink"/>
                  <w:b w:val="0"/>
                  <w:sz w:val="18"/>
                </w:rPr>
                <w:t>https://equipment.data.ac.uk/</w:t>
              </w:r>
            </w:hyperlink>
          </w:p>
        </w:tc>
        <w:tc>
          <w:tcPr>
            <w:tcW w:w="1417" w:type="dxa"/>
          </w:tcPr>
          <w:p w:rsidR="00554825" w:rsidRDefault="00554825" w:rsidP="00D871FF">
            <w:pPr>
              <w:pStyle w:val="DenumireaImaginii"/>
              <w:spacing w:line="240" w:lineRule="auto"/>
              <w:rPr>
                <w:b w:val="0"/>
              </w:rPr>
            </w:pPr>
            <w:r>
              <w:rPr>
                <w:b w:val="0"/>
              </w:rPr>
              <w:t>AoF RIs</w:t>
            </w:r>
          </w:p>
          <w:p w:rsidR="00554825" w:rsidRDefault="00554825" w:rsidP="00D871FF">
            <w:pPr>
              <w:pStyle w:val="DenumireaImaginii"/>
              <w:spacing w:line="240" w:lineRule="auto"/>
              <w:rPr>
                <w:b w:val="0"/>
              </w:rPr>
            </w:pPr>
            <w:r>
              <w:rPr>
                <w:b w:val="0"/>
              </w:rPr>
              <w:t>Finlanda</w:t>
            </w:r>
          </w:p>
          <w:p w:rsidR="00554825" w:rsidRPr="00821849" w:rsidRDefault="000D2ADF" w:rsidP="00821849">
            <w:pPr>
              <w:pStyle w:val="DenumireaImaginii"/>
              <w:spacing w:line="240" w:lineRule="auto"/>
              <w:rPr>
                <w:b w:val="0"/>
                <w:sz w:val="18"/>
              </w:rPr>
            </w:pPr>
            <w:hyperlink r:id="rId18" w:history="1">
              <w:r w:rsidR="00554825" w:rsidRPr="00C779EC">
                <w:rPr>
                  <w:rStyle w:val="Hyperlink"/>
                  <w:b w:val="0"/>
                  <w:sz w:val="18"/>
                </w:rPr>
                <w:t>http://infras.openscience.fi/</w:t>
              </w:r>
            </w:hyperlink>
          </w:p>
        </w:tc>
        <w:tc>
          <w:tcPr>
            <w:tcW w:w="2977" w:type="dxa"/>
          </w:tcPr>
          <w:p w:rsidR="00554825" w:rsidRDefault="00554825" w:rsidP="00D871FF">
            <w:pPr>
              <w:pStyle w:val="DenumireaImaginii"/>
              <w:spacing w:line="240" w:lineRule="auto"/>
              <w:rPr>
                <w:b w:val="0"/>
              </w:rPr>
            </w:pPr>
            <w:r w:rsidRPr="00554825">
              <w:rPr>
                <w:b w:val="0"/>
              </w:rPr>
              <w:t>SICRIS</w:t>
            </w:r>
          </w:p>
          <w:p w:rsidR="00554825" w:rsidRDefault="00554825" w:rsidP="00D871FF">
            <w:pPr>
              <w:pStyle w:val="DenumireaImaginii"/>
              <w:spacing w:line="240" w:lineRule="auto"/>
              <w:rPr>
                <w:b w:val="0"/>
              </w:rPr>
            </w:pPr>
            <w:r>
              <w:rPr>
                <w:b w:val="0"/>
              </w:rPr>
              <w:t>Slovenia</w:t>
            </w:r>
          </w:p>
          <w:p w:rsidR="00554825" w:rsidRPr="00554825" w:rsidRDefault="000D2ADF" w:rsidP="00D871FF">
            <w:pPr>
              <w:pStyle w:val="DenumireaImaginii"/>
              <w:spacing w:line="240" w:lineRule="auto"/>
              <w:rPr>
                <w:rStyle w:val="Hyperlink"/>
                <w:sz w:val="18"/>
              </w:rPr>
            </w:pPr>
            <w:hyperlink r:id="rId19" w:history="1">
              <w:r w:rsidR="00554825" w:rsidRPr="00554825">
                <w:rPr>
                  <w:rStyle w:val="Hyperlink"/>
                  <w:b w:val="0"/>
                  <w:sz w:val="18"/>
                </w:rPr>
                <w:t>http://www.sicris.si/public/jqm/cris.aspx?lang=eng&amp;opdescr=home&amp;opt=1</w:t>
              </w:r>
            </w:hyperlink>
          </w:p>
          <w:p w:rsidR="00554825" w:rsidRDefault="00554825" w:rsidP="00D871FF">
            <w:pPr>
              <w:pStyle w:val="DenumireaImaginii"/>
              <w:spacing w:line="240" w:lineRule="auto"/>
              <w:rPr>
                <w:b w:val="0"/>
              </w:rPr>
            </w:pPr>
          </w:p>
        </w:tc>
        <w:tc>
          <w:tcPr>
            <w:tcW w:w="1276" w:type="dxa"/>
          </w:tcPr>
          <w:p w:rsidR="00554825" w:rsidRPr="00853C5F" w:rsidRDefault="00554825" w:rsidP="00D871FF">
            <w:pPr>
              <w:pStyle w:val="DenumireaImaginii"/>
              <w:spacing w:line="240" w:lineRule="auto"/>
              <w:rPr>
                <w:b w:val="0"/>
              </w:rPr>
            </w:pPr>
          </w:p>
          <w:p w:rsidR="00853C5F" w:rsidRPr="00853C5F" w:rsidRDefault="00853C5F" w:rsidP="00D871FF">
            <w:pPr>
              <w:pStyle w:val="DenumireaImaginii"/>
              <w:spacing w:line="240" w:lineRule="auto"/>
              <w:rPr>
                <w:b w:val="0"/>
              </w:rPr>
            </w:pPr>
            <w:r w:rsidRPr="00853C5F">
              <w:rPr>
                <w:b w:val="0"/>
              </w:rPr>
              <w:t>Estonia</w:t>
            </w:r>
          </w:p>
          <w:p w:rsidR="00853C5F" w:rsidRPr="00853C5F" w:rsidRDefault="000D2ADF" w:rsidP="00D871FF">
            <w:pPr>
              <w:pStyle w:val="DenumireaImaginii"/>
              <w:spacing w:line="240" w:lineRule="auto"/>
              <w:rPr>
                <w:rStyle w:val="Hyperlink"/>
                <w:sz w:val="18"/>
              </w:rPr>
            </w:pPr>
            <w:hyperlink r:id="rId20" w:history="1">
              <w:r w:rsidR="00853C5F" w:rsidRPr="005B0FC8">
                <w:rPr>
                  <w:rStyle w:val="Hyperlink"/>
                  <w:b w:val="0"/>
                  <w:sz w:val="18"/>
                </w:rPr>
                <w:t>http://www.etag.ee/en/</w:t>
              </w:r>
            </w:hyperlink>
          </w:p>
          <w:p w:rsidR="00853C5F" w:rsidRPr="00853C5F" w:rsidRDefault="00853C5F" w:rsidP="00D871FF">
            <w:pPr>
              <w:pStyle w:val="DenumireaImaginii"/>
              <w:spacing w:line="240" w:lineRule="auto"/>
              <w:rPr>
                <w:rStyle w:val="Hyperlink"/>
                <w:sz w:val="18"/>
              </w:rPr>
            </w:pPr>
          </w:p>
        </w:tc>
      </w:tr>
      <w:tr w:rsidR="00554825" w:rsidRPr="00DF4BE5" w:rsidTr="00853C5F">
        <w:tc>
          <w:tcPr>
            <w:tcW w:w="851" w:type="dxa"/>
            <w:vAlign w:val="center"/>
          </w:tcPr>
          <w:p w:rsidR="00554825" w:rsidRPr="00DF4BE5" w:rsidRDefault="00554825" w:rsidP="001067BC">
            <w:pPr>
              <w:pStyle w:val="DenumireaImaginii"/>
              <w:numPr>
                <w:ilvl w:val="0"/>
                <w:numId w:val="24"/>
              </w:numPr>
              <w:tabs>
                <w:tab w:val="left" w:pos="317"/>
              </w:tabs>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BRAIN</w:t>
            </w:r>
            <w:r w:rsidRPr="00DF4BE5">
              <w:rPr>
                <w:b w:val="0"/>
              </w:rPr>
              <w:t>MAP</w:t>
            </w:r>
          </w:p>
        </w:tc>
        <w:tc>
          <w:tcPr>
            <w:tcW w:w="1526"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1418"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2977" w:type="dxa"/>
          </w:tcPr>
          <w:p w:rsidR="00554825" w:rsidRPr="00DF4BE5" w:rsidRDefault="00554825" w:rsidP="0084564F">
            <w:pPr>
              <w:pStyle w:val="DenumireaImaginii"/>
              <w:spacing w:line="240" w:lineRule="auto"/>
              <w:rPr>
                <w:b w:val="0"/>
              </w:rPr>
            </w:pPr>
          </w:p>
        </w:tc>
        <w:tc>
          <w:tcPr>
            <w:tcW w:w="1276" w:type="dxa"/>
          </w:tcPr>
          <w:p w:rsidR="00554825" w:rsidRPr="00DF4BE5" w:rsidRDefault="00B60D7E" w:rsidP="0084564F">
            <w:pPr>
              <w:pStyle w:val="DenumireaImaginii"/>
              <w:spacing w:line="240" w:lineRule="auto"/>
              <w:rPr>
                <w:b w:val="0"/>
              </w:rPr>
            </w:pPr>
            <w:r>
              <w:rPr>
                <w:b w:val="0"/>
              </w:rPr>
              <w:t xml:space="preserve">V </w:t>
            </w:r>
            <w:r w:rsidRPr="00B60D7E">
              <w:rPr>
                <w:b w:val="0"/>
                <w:sz w:val="20"/>
              </w:rPr>
              <w:t>Roadmap</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B317C9">
            <w:pPr>
              <w:pStyle w:val="DenumireaImaginii"/>
              <w:spacing w:line="240" w:lineRule="auto"/>
              <w:jc w:val="left"/>
              <w:rPr>
                <w:b w:val="0"/>
              </w:rPr>
            </w:pPr>
            <w:r>
              <w:rPr>
                <w:b w:val="0"/>
              </w:rPr>
              <w:t>Înregist. informațiilor despre infrastr.</w:t>
            </w:r>
          </w:p>
        </w:tc>
        <w:tc>
          <w:tcPr>
            <w:tcW w:w="1526"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1418"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2977" w:type="dxa"/>
          </w:tcPr>
          <w:p w:rsidR="00554825" w:rsidRPr="00DF4BE5" w:rsidRDefault="00063FF2" w:rsidP="001067BC">
            <w:pPr>
              <w:pStyle w:val="DenumireaImaginii"/>
              <w:spacing w:line="240" w:lineRule="auto"/>
              <w:rPr>
                <w:b w:val="0"/>
              </w:rPr>
            </w:pPr>
            <w:r>
              <w:rPr>
                <w:b w:val="0"/>
              </w:rPr>
              <w:t>V</w:t>
            </w: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Accesarea datelor utilizînd API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A65DFC"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Afisarea serviciilor de cercetare</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both"/>
              <w:rPr>
                <w:b w:val="0"/>
              </w:rPr>
            </w:pPr>
            <w:r>
              <w:rPr>
                <w:b w:val="0"/>
              </w:rPr>
              <w:t>Adăugarea noilor infrastructuri</w:t>
            </w:r>
          </w:p>
        </w:tc>
        <w:tc>
          <w:tcPr>
            <w:tcW w:w="1526"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A65DFC">
            <w:pPr>
              <w:pStyle w:val="DenumireaImaginii"/>
              <w:spacing w:line="240" w:lineRule="auto"/>
              <w:jc w:val="left"/>
              <w:rPr>
                <w:b w:val="0"/>
              </w:rPr>
            </w:pPr>
            <w:r>
              <w:rPr>
                <w:b w:val="0"/>
              </w:rPr>
              <w:t>Managementul infrastructuril</w:t>
            </w:r>
            <w:r w:rsidR="00A65DFC">
              <w:rPr>
                <w:b w:val="0"/>
              </w:rPr>
              <w:t>or</w:t>
            </w:r>
            <w:r>
              <w:rPr>
                <w:b w:val="0"/>
              </w:rPr>
              <w:t xml:space="preserve"> echipamentelor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A65DFC"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left"/>
              <w:rPr>
                <w:b w:val="0"/>
              </w:rPr>
            </w:pPr>
            <w:r>
              <w:rPr>
                <w:b w:val="0"/>
              </w:rPr>
              <w:t>Structurarea, Sortarea Infrastructurilor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554825" w:rsidP="001067BC">
            <w:pPr>
              <w:pStyle w:val="DenumireaImaginii"/>
              <w:spacing w:line="240" w:lineRule="auto"/>
              <w:jc w:val="left"/>
              <w:rPr>
                <w:b w:val="0"/>
              </w:rPr>
            </w:pPr>
            <w:r>
              <w:rPr>
                <w:b w:val="0"/>
              </w:rPr>
              <w:t>Notificări cu noutăți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4422BE" w:rsidP="004422BE">
            <w:pPr>
              <w:pStyle w:val="DenumireaImaginii"/>
              <w:spacing w:line="240" w:lineRule="auto"/>
              <w:jc w:val="left"/>
              <w:rPr>
                <w:b w:val="0"/>
              </w:rPr>
            </w:pPr>
            <w:r>
              <w:rPr>
                <w:b w:val="0"/>
              </w:rPr>
              <w:t>Implicarea tehnolog. multimedia</w:t>
            </w:r>
          </w:p>
        </w:tc>
        <w:tc>
          <w:tcPr>
            <w:tcW w:w="1526" w:type="dxa"/>
            <w:vAlign w:val="center"/>
          </w:tcPr>
          <w:p w:rsidR="00554825" w:rsidRPr="00DF4BE5" w:rsidRDefault="00241AB5" w:rsidP="001067BC">
            <w:pPr>
              <w:pStyle w:val="DenumireaImaginii"/>
              <w:spacing w:line="240" w:lineRule="auto"/>
              <w:rPr>
                <w:b w:val="0"/>
              </w:rPr>
            </w:pPr>
            <w:r>
              <w:rPr>
                <w:b w:val="0"/>
              </w:rPr>
              <w:t>V</w:t>
            </w:r>
          </w:p>
        </w:tc>
        <w:tc>
          <w:tcPr>
            <w:tcW w:w="1417" w:type="dxa"/>
            <w:vAlign w:val="center"/>
          </w:tcPr>
          <w:p w:rsidR="00554825" w:rsidRPr="00DF4BE5" w:rsidRDefault="00241AB5"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4422BE"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3576EA" w:rsidP="001067BC">
            <w:pPr>
              <w:pStyle w:val="DenumireaImaginii"/>
              <w:spacing w:line="240" w:lineRule="auto"/>
              <w:jc w:val="left"/>
              <w:rPr>
                <w:b w:val="0"/>
              </w:rPr>
            </w:pPr>
            <w:r>
              <w:rPr>
                <w:b w:val="0"/>
              </w:rPr>
              <w:t xml:space="preserve">DownloadFILE Infrastracture info </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0D57D6" w:rsidP="001067BC">
            <w:pPr>
              <w:pStyle w:val="DenumireaImaginii"/>
              <w:spacing w:line="240" w:lineRule="auto"/>
              <w:rPr>
                <w:b w:val="0"/>
              </w:rPr>
            </w:pPr>
            <w:r>
              <w:rPr>
                <w:b w:val="0"/>
              </w:rPr>
              <w:t>V</w:t>
            </w:r>
          </w:p>
        </w:tc>
        <w:tc>
          <w:tcPr>
            <w:tcW w:w="1417" w:type="dxa"/>
            <w:vAlign w:val="center"/>
          </w:tcPr>
          <w:p w:rsidR="00554825" w:rsidRDefault="003576EA"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0D57D6" w:rsidP="001067BC">
            <w:pPr>
              <w:pStyle w:val="DenumireaImaginii"/>
              <w:spacing w:line="240" w:lineRule="auto"/>
              <w:jc w:val="left"/>
              <w:rPr>
                <w:b w:val="0"/>
              </w:rPr>
            </w:pPr>
            <w:r>
              <w:rPr>
                <w:b w:val="0"/>
              </w:rPr>
              <w:t>Rezultatele căutării XML, JSON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AF4D28"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B27EDC" w:rsidP="001067BC">
            <w:pPr>
              <w:pStyle w:val="DenumireaImaginii"/>
              <w:spacing w:line="240" w:lineRule="auto"/>
              <w:jc w:val="left"/>
              <w:rPr>
                <w:b w:val="0"/>
              </w:rPr>
            </w:pPr>
            <w:r>
              <w:rPr>
                <w:b w:val="0"/>
              </w:rPr>
              <w:t>Catalog pentru e-infrastructuri</w:t>
            </w:r>
            <w:r w:rsidR="00B73C7E">
              <w:rPr>
                <w:b w:val="0"/>
              </w:rPr>
              <w:t>; sortare -</w:t>
            </w:r>
            <w:r w:rsidR="00B73C7E">
              <w:t xml:space="preserve"> </w:t>
            </w:r>
            <w:r w:rsidR="00B73C7E">
              <w:rPr>
                <w:rStyle w:val="Strong"/>
              </w:rPr>
              <w:t>ISBN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B27EDC"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784FF8" w:rsidP="00784FF8">
            <w:pPr>
              <w:pStyle w:val="DenumireaImaginii"/>
              <w:spacing w:line="240" w:lineRule="auto"/>
              <w:jc w:val="left"/>
              <w:rPr>
                <w:b w:val="0"/>
              </w:rPr>
            </w:pPr>
            <w:r>
              <w:rPr>
                <w:b w:val="0"/>
              </w:rPr>
              <w:t>Interacțiune cu rețele de socializ.</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784FF8" w:rsidP="001067BC">
            <w:pPr>
              <w:pStyle w:val="DenumireaImaginii"/>
              <w:spacing w:line="240" w:lineRule="auto"/>
              <w:rPr>
                <w:b w:val="0"/>
              </w:rPr>
            </w:pPr>
            <w:r>
              <w:rPr>
                <w:b w:val="0"/>
              </w:rPr>
              <w:t>V</w:t>
            </w:r>
          </w:p>
        </w:tc>
        <w:tc>
          <w:tcPr>
            <w:tcW w:w="1418" w:type="dxa"/>
            <w:vAlign w:val="center"/>
          </w:tcPr>
          <w:p w:rsidR="00554825" w:rsidRDefault="00784FF8" w:rsidP="001067BC">
            <w:pPr>
              <w:pStyle w:val="DenumireaImaginii"/>
              <w:spacing w:line="240" w:lineRule="auto"/>
              <w:rPr>
                <w:b w:val="0"/>
              </w:rPr>
            </w:pPr>
            <w:r>
              <w:rPr>
                <w:b w:val="0"/>
              </w:rPr>
              <w:t>V</w:t>
            </w: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bl>
    <w:p w:rsidR="00C056A7" w:rsidRDefault="00C056A7" w:rsidP="00C056A7">
      <w:pPr>
        <w:pStyle w:val="DenumireaImaginii"/>
        <w:spacing w:line="240" w:lineRule="auto"/>
        <w:jc w:val="both"/>
        <w:rPr>
          <w:b w:val="0"/>
          <w:sz w:val="28"/>
        </w:rPr>
      </w:pPr>
    </w:p>
    <w:p w:rsidR="007157BC" w:rsidRPr="000E53F7" w:rsidRDefault="007157BC">
      <w:pPr>
        <w:rPr>
          <w:noProof/>
          <w:lang w:val="ro-RO"/>
        </w:rPr>
        <w:sectPr w:rsidR="007157BC" w:rsidRPr="000E53F7" w:rsidSect="007157BC">
          <w:pgSz w:w="16838" w:h="11906" w:orient="landscape" w:code="9"/>
          <w:pgMar w:top="567" w:right="1134" w:bottom="1134" w:left="1134" w:header="709" w:footer="709" w:gutter="0"/>
          <w:cols w:space="708"/>
          <w:docGrid w:linePitch="360"/>
        </w:sectPr>
      </w:pPr>
    </w:p>
    <w:p w:rsidR="00ED2E39" w:rsidRPr="009558B3" w:rsidRDefault="00ED2E39" w:rsidP="00ED2E39">
      <w:pPr>
        <w:pStyle w:val="AliniereaContinutului"/>
        <w:rPr>
          <w:sz w:val="28"/>
          <w:szCs w:val="28"/>
        </w:rPr>
      </w:pPr>
      <w:r>
        <w:rPr>
          <w:sz w:val="28"/>
          <w:szCs w:val="28"/>
        </w:rPr>
        <w:lastRenderedPageBreak/>
        <w:t xml:space="preserve">Functionalitățile de bază necesare </w:t>
      </w:r>
      <w:r w:rsidR="000E53F7">
        <w:rPr>
          <w:sz w:val="28"/>
          <w:szCs w:val="28"/>
        </w:rPr>
        <w:t>ob</w:t>
      </w:r>
      <w:r>
        <w:rPr>
          <w:sz w:val="28"/>
          <w:szCs w:val="28"/>
        </w:rPr>
        <w:t>ținute în urma comparării</w:t>
      </w:r>
      <w:r w:rsidRPr="009558B3">
        <w:rPr>
          <w:sz w:val="28"/>
          <w:szCs w:val="28"/>
        </w:rPr>
        <w:t>:</w:t>
      </w:r>
    </w:p>
    <w:p w:rsidR="00ED2E39" w:rsidRPr="009558B3" w:rsidRDefault="00ED2E39" w:rsidP="00ED2E39">
      <w:pPr>
        <w:pStyle w:val="AliniereaContinutului"/>
        <w:numPr>
          <w:ilvl w:val="0"/>
          <w:numId w:val="17"/>
        </w:numPr>
        <w:rPr>
          <w:sz w:val="28"/>
          <w:szCs w:val="28"/>
        </w:rPr>
      </w:pPr>
      <w:r>
        <w:rPr>
          <w:sz w:val="28"/>
          <w:szCs w:val="28"/>
        </w:rPr>
        <w:t>Înregistrarea informaț</w:t>
      </w:r>
      <w:r w:rsidRPr="009558B3">
        <w:rPr>
          <w:sz w:val="28"/>
          <w:szCs w:val="28"/>
        </w:rPr>
        <w:t>iei despre infrastructuri</w:t>
      </w:r>
    </w:p>
    <w:p w:rsidR="00ED2E39" w:rsidRPr="009558B3" w:rsidRDefault="00ED2E39" w:rsidP="00ED2E39">
      <w:pPr>
        <w:pStyle w:val="AliniereaContinutului"/>
        <w:numPr>
          <w:ilvl w:val="0"/>
          <w:numId w:val="17"/>
        </w:numPr>
        <w:rPr>
          <w:sz w:val="28"/>
          <w:szCs w:val="28"/>
        </w:rPr>
      </w:pPr>
      <w:r>
        <w:rPr>
          <w:sz w:val="28"/>
          <w:szCs w:val="28"/>
        </w:rPr>
        <w:t>Afisare informaț</w:t>
      </w:r>
      <w:r w:rsidRPr="009558B3">
        <w:rPr>
          <w:sz w:val="28"/>
          <w:szCs w:val="28"/>
        </w:rPr>
        <w:t>iei generale despre ing</w:t>
      </w:r>
      <w:r>
        <w:rPr>
          <w:sz w:val="28"/>
          <w:szCs w:val="28"/>
        </w:rPr>
        <w:t>f</w:t>
      </w:r>
      <w:r w:rsidRPr="009558B3">
        <w:rPr>
          <w:sz w:val="28"/>
          <w:szCs w:val="28"/>
        </w:rPr>
        <w:t>astructuri pe harta GIS</w:t>
      </w:r>
    </w:p>
    <w:p w:rsidR="00ED2E39" w:rsidRPr="009558B3" w:rsidRDefault="00ED2E39" w:rsidP="00ED2E39">
      <w:pPr>
        <w:pStyle w:val="AliniereaContinutului"/>
        <w:numPr>
          <w:ilvl w:val="0"/>
          <w:numId w:val="17"/>
        </w:numPr>
        <w:rPr>
          <w:sz w:val="28"/>
          <w:szCs w:val="28"/>
        </w:rPr>
      </w:pPr>
      <w:r w:rsidRPr="009558B3">
        <w:rPr>
          <w:sz w:val="28"/>
          <w:szCs w:val="28"/>
        </w:rPr>
        <w:t xml:space="preserve">Generarea Registului online al </w:t>
      </w:r>
      <w:r>
        <w:rPr>
          <w:sz w:val="28"/>
          <w:szCs w:val="28"/>
        </w:rPr>
        <w:t>i</w:t>
      </w:r>
      <w:r w:rsidRPr="009558B3">
        <w:rPr>
          <w:sz w:val="28"/>
          <w:szCs w:val="28"/>
        </w:rPr>
        <w:t>nfrastructurilor de cercetare din RM</w:t>
      </w:r>
    </w:p>
    <w:p w:rsidR="00ED2E39" w:rsidRDefault="00ED2E39" w:rsidP="00ED2E39">
      <w:pPr>
        <w:pStyle w:val="AliniereaContinutului"/>
        <w:numPr>
          <w:ilvl w:val="0"/>
          <w:numId w:val="17"/>
        </w:numPr>
        <w:rPr>
          <w:sz w:val="28"/>
          <w:szCs w:val="28"/>
        </w:rPr>
      </w:pPr>
      <w:r w:rsidRPr="009558B3">
        <w:rPr>
          <w:sz w:val="28"/>
          <w:szCs w:val="28"/>
        </w:rPr>
        <w:t>Generarea Re</w:t>
      </w:r>
      <w:r>
        <w:rPr>
          <w:sz w:val="28"/>
          <w:szCs w:val="28"/>
        </w:rPr>
        <w:t>gistului online al serviciilor ș</w:t>
      </w:r>
      <w:r w:rsidRPr="009558B3">
        <w:rPr>
          <w:sz w:val="28"/>
          <w:szCs w:val="28"/>
        </w:rPr>
        <w:t xml:space="preserve">ciento-intensive prestate cu utilizarea </w:t>
      </w:r>
    </w:p>
    <w:p w:rsidR="00ED2E39" w:rsidRPr="009558B3" w:rsidRDefault="00ED2E39" w:rsidP="00ED2E39">
      <w:pPr>
        <w:pStyle w:val="AliniereaContinutului"/>
        <w:numPr>
          <w:ilvl w:val="0"/>
          <w:numId w:val="17"/>
        </w:numPr>
        <w:rPr>
          <w:sz w:val="28"/>
          <w:szCs w:val="28"/>
        </w:rPr>
      </w:pPr>
      <w:r w:rsidRPr="009558B3">
        <w:rPr>
          <w:sz w:val="28"/>
          <w:szCs w:val="28"/>
        </w:rPr>
        <w:t>infrastructurilor de cercetare</w:t>
      </w:r>
    </w:p>
    <w:p w:rsidR="00ED2E39" w:rsidRDefault="00ED2E39" w:rsidP="00ED2E39">
      <w:pPr>
        <w:pStyle w:val="AliniereaContinutului"/>
        <w:numPr>
          <w:ilvl w:val="0"/>
          <w:numId w:val="17"/>
        </w:numPr>
        <w:rPr>
          <w:sz w:val="28"/>
          <w:szCs w:val="28"/>
        </w:rPr>
      </w:pPr>
      <w:r w:rsidRPr="009558B3">
        <w:rPr>
          <w:sz w:val="28"/>
          <w:szCs w:val="28"/>
        </w:rPr>
        <w:t xml:space="preserve">Genrarea Registului online al organizatiilor din RM care dispun de infrastructuri </w:t>
      </w:r>
    </w:p>
    <w:p w:rsidR="00ED2E39" w:rsidRDefault="00ED2E39" w:rsidP="00ED2E39">
      <w:pPr>
        <w:pStyle w:val="AliniereaContinutului"/>
        <w:numPr>
          <w:ilvl w:val="0"/>
          <w:numId w:val="17"/>
        </w:numPr>
        <w:rPr>
          <w:sz w:val="28"/>
          <w:szCs w:val="28"/>
        </w:rPr>
      </w:pPr>
      <w:r w:rsidRPr="009558B3">
        <w:rPr>
          <w:sz w:val="28"/>
          <w:szCs w:val="28"/>
        </w:rPr>
        <w:t>de cercetare</w:t>
      </w:r>
    </w:p>
    <w:p w:rsidR="00ED2E39" w:rsidRDefault="00ED2E39">
      <w:pPr>
        <w:rPr>
          <w:rFonts w:ascii="Times New Roman" w:eastAsia="Times New Roman" w:hAnsi="Times New Roman"/>
          <w:b/>
          <w:bCs/>
          <w:noProof/>
          <w:sz w:val="28"/>
          <w:szCs w:val="28"/>
          <w:lang w:val="ro-RO" w:eastAsia="en-US"/>
        </w:rPr>
      </w:pPr>
      <w:r>
        <w:rPr>
          <w:noProof/>
        </w:rPr>
        <w:br w:type="page"/>
      </w:r>
    </w:p>
    <w:p w:rsidR="000A726C" w:rsidRPr="00ED2E39" w:rsidRDefault="00222C9B"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Scopu</w:t>
      </w:r>
      <w:r w:rsidR="00E20D5C" w:rsidRPr="00ED2E39">
        <w:rPr>
          <w:rFonts w:ascii="Times New Roman" w:eastAsia="Times New Roman" w:hAnsi="Times New Roman"/>
          <w:b/>
          <w:bCs/>
          <w:noProof/>
          <w:sz w:val="28"/>
          <w:szCs w:val="28"/>
          <w:lang w:val="ro-RO" w:eastAsia="en-US"/>
        </w:rPr>
        <w:t xml:space="preserve">l </w:t>
      </w:r>
      <w:r w:rsidRPr="00ED2E39">
        <w:rPr>
          <w:rFonts w:ascii="Times New Roman" w:eastAsia="Times New Roman" w:hAnsi="Times New Roman"/>
          <w:b/>
          <w:bCs/>
          <w:noProof/>
          <w:sz w:val="28"/>
          <w:szCs w:val="28"/>
          <w:lang w:val="ro-RO" w:eastAsia="en-US"/>
        </w:rPr>
        <w:t xml:space="preserve">și obiectivele temei alese </w:t>
      </w:r>
    </w:p>
    <w:p w:rsidR="000A726C" w:rsidRDefault="00E20D5C" w:rsidP="000A726C">
      <w:pPr>
        <w:pStyle w:val="AliniereaContinutului"/>
        <w:spacing w:line="240" w:lineRule="auto"/>
        <w:rPr>
          <w:sz w:val="28"/>
          <w:szCs w:val="28"/>
        </w:rPr>
      </w:pPr>
      <w:r>
        <w:rPr>
          <w:sz w:val="28"/>
          <w:szCs w:val="28"/>
        </w:rPr>
        <w:t>La finalul acestei lucrări este prezentat scopul și obiectivele temei care a fost aleasă acestea fiind importantele elemente care în continuare în procesul de dezvoltare și efectuare a sistemului informațional definit mai sus se tinde de obținut.</w:t>
      </w:r>
    </w:p>
    <w:p w:rsidR="00793CBA" w:rsidRDefault="00793CBA" w:rsidP="000A726C">
      <w:pPr>
        <w:pStyle w:val="AliniereaContinutului"/>
        <w:spacing w:line="240" w:lineRule="auto"/>
        <w:rPr>
          <w:sz w:val="28"/>
          <w:szCs w:val="28"/>
        </w:rPr>
      </w:pPr>
    </w:p>
    <w:p w:rsidR="00793CBA" w:rsidRDefault="00793CBA" w:rsidP="000A726C">
      <w:pPr>
        <w:pStyle w:val="AliniereaContinutului"/>
        <w:spacing w:line="240" w:lineRule="auto"/>
        <w:rPr>
          <w:sz w:val="28"/>
          <w:szCs w:val="28"/>
        </w:rPr>
      </w:pPr>
      <w:r>
        <w:rPr>
          <w:sz w:val="28"/>
          <w:szCs w:val="28"/>
        </w:rPr>
        <w:t>Scopul general este efectuarea sistemului informațional de management al infrastructurilor de cercetare. Acesta constînd din de fapt totodată și sarcina generală de bază care urmează să fie efectuată pentru a atinge integral scopul dat.</w:t>
      </w:r>
    </w:p>
    <w:p w:rsidR="00E01BDB" w:rsidRDefault="00E01BDB" w:rsidP="000A726C">
      <w:pPr>
        <w:pStyle w:val="AliniereaContinutului"/>
        <w:spacing w:line="240" w:lineRule="auto"/>
        <w:rPr>
          <w:sz w:val="28"/>
          <w:szCs w:val="28"/>
        </w:rPr>
      </w:pPr>
    </w:p>
    <w:p w:rsidR="002E383E" w:rsidRPr="002E383E" w:rsidRDefault="002E383E" w:rsidP="002E383E">
      <w:pPr>
        <w:pStyle w:val="AliniereaContinutului"/>
        <w:rPr>
          <w:sz w:val="28"/>
          <w:szCs w:val="28"/>
        </w:rPr>
      </w:pPr>
      <w:r w:rsidRPr="002E383E">
        <w:rPr>
          <w:sz w:val="28"/>
          <w:szCs w:val="28"/>
        </w:rPr>
        <w:t>Obiective: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definiț</w:t>
      </w:r>
      <w:r w:rsidRPr="002E383E">
        <w:rPr>
          <w:sz w:val="28"/>
          <w:szCs w:val="28"/>
        </w:rPr>
        <w:t>iei 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contextului și părț</w:t>
      </w:r>
      <w:r w:rsidRPr="002E383E">
        <w:rPr>
          <w:sz w:val="28"/>
          <w:szCs w:val="28"/>
        </w:rPr>
        <w:t xml:space="preserve">ilor interesate </w:t>
      </w:r>
    </w:p>
    <w:p w:rsidR="002E383E" w:rsidRDefault="002E383E" w:rsidP="007C29C0">
      <w:pPr>
        <w:pStyle w:val="AliniereaContinutului"/>
        <w:numPr>
          <w:ilvl w:val="0"/>
          <w:numId w:val="23"/>
        </w:numPr>
        <w:spacing w:line="240" w:lineRule="auto"/>
        <w:rPr>
          <w:sz w:val="28"/>
          <w:szCs w:val="28"/>
        </w:rPr>
      </w:pPr>
      <w:r>
        <w:rPr>
          <w:sz w:val="28"/>
          <w:szCs w:val="28"/>
        </w:rPr>
        <w:t>Analiza sistemelor informaț</w:t>
      </w:r>
      <w:r w:rsidRPr="002E383E">
        <w:rPr>
          <w:sz w:val="28"/>
          <w:szCs w:val="28"/>
        </w:rPr>
        <w:t>ionale de management al infrastructurilo</w:t>
      </w:r>
      <w:r>
        <w:rPr>
          <w:sz w:val="28"/>
          <w:szCs w:val="28"/>
        </w:rPr>
        <w:t xml:space="preserve">r de </w:t>
      </w:r>
    </w:p>
    <w:p w:rsidR="002E383E" w:rsidRPr="002E383E" w:rsidRDefault="002E383E" w:rsidP="005A0B6C">
      <w:pPr>
        <w:pStyle w:val="AliniereaContinutului"/>
        <w:spacing w:line="240" w:lineRule="auto"/>
        <w:ind w:left="1068" w:firstLine="0"/>
        <w:rPr>
          <w:sz w:val="28"/>
          <w:szCs w:val="28"/>
        </w:rPr>
      </w:pPr>
      <w:r>
        <w:rPr>
          <w:sz w:val="28"/>
          <w:szCs w:val="28"/>
        </w:rPr>
        <w:t>cercetare la nivel internaț</w:t>
      </w:r>
      <w:r w:rsidRPr="002E383E">
        <w:rPr>
          <w:sz w:val="28"/>
          <w:szCs w:val="28"/>
        </w:rPr>
        <w:t xml:space="preserve">ional </w:t>
      </w:r>
      <w:r>
        <w:rPr>
          <w:sz w:val="28"/>
          <w:szCs w:val="28"/>
        </w:rPr>
        <w:t>ș</w:t>
      </w:r>
      <w:r w:rsidRPr="002E383E">
        <w:rPr>
          <w:sz w:val="28"/>
          <w:szCs w:val="28"/>
        </w:rPr>
        <w:t xml:space="preserve">i </w:t>
      </w:r>
      <w:r>
        <w:rPr>
          <w:sz w:val="28"/>
          <w:szCs w:val="28"/>
        </w:rPr>
        <w:t>naț</w:t>
      </w:r>
      <w:r w:rsidRPr="002E383E">
        <w:rPr>
          <w:sz w:val="28"/>
          <w:szCs w:val="28"/>
        </w:rPr>
        <w:t>ional</w:t>
      </w:r>
    </w:p>
    <w:p w:rsidR="002E383E" w:rsidRDefault="002E383E" w:rsidP="007C29C0">
      <w:pPr>
        <w:pStyle w:val="AliniereaContinutului"/>
        <w:numPr>
          <w:ilvl w:val="0"/>
          <w:numId w:val="23"/>
        </w:numPr>
        <w:spacing w:line="240" w:lineRule="auto"/>
        <w:rPr>
          <w:sz w:val="28"/>
          <w:szCs w:val="28"/>
        </w:rPr>
      </w:pPr>
      <w:r w:rsidRPr="002E383E">
        <w:rPr>
          <w:sz w:val="28"/>
          <w:szCs w:val="28"/>
        </w:rPr>
        <w:t>Identificarea comp</w:t>
      </w:r>
      <w:r>
        <w:rPr>
          <w:sz w:val="28"/>
          <w:szCs w:val="28"/>
        </w:rPr>
        <w:t>onentelor principale ale unui SI</w:t>
      </w:r>
      <w:r w:rsidRPr="002E383E">
        <w:rPr>
          <w:sz w:val="28"/>
          <w:szCs w:val="28"/>
        </w:rPr>
        <w:t xml:space="preserve"> de management al </w:t>
      </w:r>
    </w:p>
    <w:p w:rsidR="002E383E" w:rsidRPr="002E383E" w:rsidRDefault="002E383E" w:rsidP="005A0B6C">
      <w:pPr>
        <w:pStyle w:val="AliniereaContinutului"/>
        <w:spacing w:line="240" w:lineRule="auto"/>
        <w:ind w:left="1068" w:firstLine="0"/>
        <w:rPr>
          <w:sz w:val="28"/>
          <w:szCs w:val="28"/>
        </w:rPr>
      </w:pPr>
      <w:r w:rsidRPr="002E383E">
        <w:rPr>
          <w:sz w:val="28"/>
          <w:szCs w:val="28"/>
        </w:rPr>
        <w:t>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funcționalitaț</w:t>
      </w:r>
      <w:r w:rsidRPr="002E383E">
        <w:rPr>
          <w:sz w:val="28"/>
          <w:szCs w:val="28"/>
        </w:rPr>
        <w:t>ilor sistemului informa</w:t>
      </w:r>
      <w:r>
        <w:rPr>
          <w:sz w:val="28"/>
          <w:szCs w:val="28"/>
        </w:rPr>
        <w:t>ț</w:t>
      </w:r>
      <w:r w:rsidRPr="002E383E">
        <w:rPr>
          <w:sz w:val="28"/>
          <w:szCs w:val="28"/>
        </w:rPr>
        <w:t>ional</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Dezvoltarea sistemului</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Testarea</w:t>
      </w:r>
    </w:p>
    <w:p w:rsidR="002E383E" w:rsidRPr="002E383E" w:rsidRDefault="007C29C0" w:rsidP="007C29C0">
      <w:pPr>
        <w:pStyle w:val="AliniereaContinutului"/>
        <w:numPr>
          <w:ilvl w:val="0"/>
          <w:numId w:val="23"/>
        </w:numPr>
        <w:spacing w:line="240" w:lineRule="auto"/>
        <w:rPr>
          <w:sz w:val="28"/>
          <w:szCs w:val="28"/>
        </w:rPr>
      </w:pPr>
      <w:r>
        <w:rPr>
          <w:sz w:val="28"/>
          <w:szCs w:val="28"/>
        </w:rPr>
        <w:t xml:space="preserve"> </w:t>
      </w:r>
      <w:r w:rsidR="002E383E" w:rsidRPr="002E383E">
        <w:rPr>
          <w:sz w:val="28"/>
          <w:szCs w:val="28"/>
        </w:rPr>
        <w:t>Opera</w:t>
      </w:r>
      <w:r w:rsidR="002E383E">
        <w:rPr>
          <w:sz w:val="28"/>
          <w:szCs w:val="28"/>
        </w:rPr>
        <w:t>ț</w:t>
      </w:r>
      <w:r w:rsidR="002E383E" w:rsidRPr="002E383E">
        <w:rPr>
          <w:sz w:val="28"/>
          <w:szCs w:val="28"/>
        </w:rPr>
        <w:t>ionalizarea versiuniii beta a sistemului</w:t>
      </w:r>
    </w:p>
    <w:p w:rsidR="002E383E" w:rsidRDefault="002E383E" w:rsidP="002E383E">
      <w:pPr>
        <w:pStyle w:val="AliniereaContinutului"/>
        <w:ind w:firstLine="0"/>
        <w:rPr>
          <w:sz w:val="28"/>
          <w:szCs w:val="28"/>
        </w:rPr>
      </w:pPr>
    </w:p>
    <w:p w:rsidR="002E383E" w:rsidRPr="002E383E" w:rsidRDefault="002E383E" w:rsidP="002E383E">
      <w:pPr>
        <w:pStyle w:val="AliniereaContinutului"/>
        <w:ind w:firstLine="0"/>
        <w:rPr>
          <w:sz w:val="28"/>
          <w:szCs w:val="28"/>
        </w:rPr>
      </w:pPr>
      <w:r w:rsidRPr="002E383E">
        <w:rPr>
          <w:sz w:val="28"/>
          <w:szCs w:val="28"/>
        </w:rPr>
        <w:t>Necesitatea:</w:t>
      </w:r>
    </w:p>
    <w:p w:rsidR="002E383E" w:rsidRPr="002E383E" w:rsidRDefault="002E383E" w:rsidP="007C29C0">
      <w:pPr>
        <w:pStyle w:val="AliniereaContinutului"/>
        <w:numPr>
          <w:ilvl w:val="0"/>
          <w:numId w:val="22"/>
        </w:numPr>
        <w:rPr>
          <w:sz w:val="28"/>
          <w:szCs w:val="28"/>
        </w:rPr>
      </w:pPr>
      <w:r w:rsidRPr="002E383E">
        <w:rPr>
          <w:sz w:val="28"/>
          <w:szCs w:val="28"/>
        </w:rPr>
        <w:t>Ca</w:t>
      </w:r>
      <w:r w:rsidR="007C29C0">
        <w:rPr>
          <w:sz w:val="28"/>
          <w:szCs w:val="28"/>
        </w:rPr>
        <w:t>rtografierea infrastructurilor d</w:t>
      </w:r>
      <w:r w:rsidRPr="002E383E">
        <w:rPr>
          <w:sz w:val="28"/>
          <w:szCs w:val="28"/>
        </w:rPr>
        <w:t>e cercetare din RM</w:t>
      </w:r>
    </w:p>
    <w:p w:rsidR="00E01BDB" w:rsidRDefault="002E383E" w:rsidP="007C29C0">
      <w:pPr>
        <w:pStyle w:val="AliniereaContinutului"/>
        <w:numPr>
          <w:ilvl w:val="0"/>
          <w:numId w:val="22"/>
        </w:numPr>
        <w:spacing w:line="240" w:lineRule="auto"/>
        <w:rPr>
          <w:sz w:val="28"/>
          <w:szCs w:val="28"/>
        </w:rPr>
      </w:pPr>
      <w:r w:rsidRPr="002E383E">
        <w:rPr>
          <w:sz w:val="28"/>
          <w:szCs w:val="28"/>
        </w:rPr>
        <w:t>Optimiza</w:t>
      </w:r>
      <w:r w:rsidR="007C29C0">
        <w:rPr>
          <w:sz w:val="28"/>
          <w:szCs w:val="28"/>
        </w:rPr>
        <w:t xml:space="preserve">rea </w:t>
      </w:r>
      <w:r w:rsidRPr="002E383E">
        <w:rPr>
          <w:sz w:val="28"/>
          <w:szCs w:val="28"/>
        </w:rPr>
        <w:t xml:space="preserve"> </w:t>
      </w:r>
      <w:r w:rsidR="007C29C0">
        <w:rPr>
          <w:sz w:val="28"/>
          <w:szCs w:val="28"/>
        </w:rPr>
        <w:t>utilizării</w:t>
      </w:r>
      <w:r w:rsidRPr="002E383E">
        <w:rPr>
          <w:sz w:val="28"/>
          <w:szCs w:val="28"/>
        </w:rPr>
        <w:t xml:space="preserve"> şi dezvoltarea celor mai bune infrastructuri de cercetare din RM</w:t>
      </w:r>
    </w:p>
    <w:p w:rsidR="000A726C" w:rsidRPr="007F4308" w:rsidRDefault="006C4A9F" w:rsidP="000A726C">
      <w:pPr>
        <w:pStyle w:val="AliniereaContinutului"/>
        <w:spacing w:line="240" w:lineRule="auto"/>
        <w:rPr>
          <w:sz w:val="28"/>
          <w:szCs w:val="28"/>
          <w:lang w:val="en-US"/>
        </w:rPr>
      </w:pPr>
    </w:p>
    <w:p w:rsidR="00470B02" w:rsidRDefault="006C4A9F" w:rsidP="009159BA">
      <w:pPr>
        <w:pStyle w:val="N"/>
        <w:spacing w:line="240" w:lineRule="auto"/>
        <w:ind w:firstLine="0"/>
        <w:rPr>
          <w:sz w:val="28"/>
          <w:szCs w:val="28"/>
        </w:rPr>
      </w:pPr>
    </w:p>
    <w:p w:rsidR="00863D87" w:rsidRPr="00291801" w:rsidRDefault="006C4A9F" w:rsidP="00472361">
      <w:pPr>
        <w:pStyle w:val="N"/>
        <w:spacing w:after="200" w:line="276" w:lineRule="auto"/>
        <w:ind w:firstLine="0"/>
        <w:jc w:val="left"/>
        <w:rPr>
          <w:b/>
          <w:sz w:val="32"/>
          <w:szCs w:val="28"/>
        </w:rPr>
      </w:pPr>
    </w:p>
    <w:sectPr w:rsidR="00863D87" w:rsidRPr="00291801" w:rsidSect="007157BC">
      <w:pgSz w:w="11906" w:h="16838" w:code="9"/>
      <w:pgMar w:top="1134" w:right="567"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Znaky SAE">
    <w:altName w:val="Malgun Gothic"/>
    <w:charset w:val="00"/>
    <w:family w:val="auto"/>
    <w:pitch w:val="variable"/>
    <w:sig w:usb0="00000003" w:usb1="1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Times New Roman"/>
    <w:panose1 w:val="00000000000000000000"/>
    <w:charset w:val="00"/>
    <w:family w:val="roman"/>
    <w:notTrueType/>
    <w:pitch w:val="default"/>
    <w:sig w:usb0="00000001" w:usb1="00000000" w:usb2="00000000" w:usb3="00000000" w:csb0="0000000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535A"/>
    <w:multiLevelType w:val="hybridMultilevel"/>
    <w:tmpl w:val="0664A346"/>
    <w:lvl w:ilvl="0" w:tplc="FD70697A">
      <w:start w:val="1"/>
      <w:numFmt w:val="decimal"/>
      <w:lvlText w:val="%1."/>
      <w:lvlJc w:val="left"/>
      <w:pPr>
        <w:ind w:left="720" w:hanging="360"/>
      </w:pPr>
      <w:rPr>
        <w:rFonts w:hint="default"/>
      </w:rPr>
    </w:lvl>
    <w:lvl w:ilvl="1" w:tplc="E9D06720" w:tentative="1">
      <w:start w:val="1"/>
      <w:numFmt w:val="lowerLetter"/>
      <w:lvlText w:val="%2."/>
      <w:lvlJc w:val="left"/>
      <w:pPr>
        <w:ind w:left="1440" w:hanging="360"/>
      </w:pPr>
    </w:lvl>
    <w:lvl w:ilvl="2" w:tplc="912CB8BE" w:tentative="1">
      <w:start w:val="1"/>
      <w:numFmt w:val="lowerRoman"/>
      <w:lvlText w:val="%3."/>
      <w:lvlJc w:val="right"/>
      <w:pPr>
        <w:ind w:left="2160" w:hanging="180"/>
      </w:pPr>
    </w:lvl>
    <w:lvl w:ilvl="3" w:tplc="F6F23190" w:tentative="1">
      <w:start w:val="1"/>
      <w:numFmt w:val="decimal"/>
      <w:lvlText w:val="%4."/>
      <w:lvlJc w:val="left"/>
      <w:pPr>
        <w:ind w:left="2880" w:hanging="360"/>
      </w:pPr>
    </w:lvl>
    <w:lvl w:ilvl="4" w:tplc="F1BC69F6" w:tentative="1">
      <w:start w:val="1"/>
      <w:numFmt w:val="lowerLetter"/>
      <w:lvlText w:val="%5."/>
      <w:lvlJc w:val="left"/>
      <w:pPr>
        <w:ind w:left="3600" w:hanging="360"/>
      </w:pPr>
    </w:lvl>
    <w:lvl w:ilvl="5" w:tplc="8EAE4986" w:tentative="1">
      <w:start w:val="1"/>
      <w:numFmt w:val="lowerRoman"/>
      <w:lvlText w:val="%6."/>
      <w:lvlJc w:val="right"/>
      <w:pPr>
        <w:ind w:left="4320" w:hanging="180"/>
      </w:pPr>
    </w:lvl>
    <w:lvl w:ilvl="6" w:tplc="1228FEF0" w:tentative="1">
      <w:start w:val="1"/>
      <w:numFmt w:val="decimal"/>
      <w:lvlText w:val="%7."/>
      <w:lvlJc w:val="left"/>
      <w:pPr>
        <w:ind w:left="5040" w:hanging="360"/>
      </w:pPr>
    </w:lvl>
    <w:lvl w:ilvl="7" w:tplc="01FC5F1E" w:tentative="1">
      <w:start w:val="1"/>
      <w:numFmt w:val="lowerLetter"/>
      <w:lvlText w:val="%8."/>
      <w:lvlJc w:val="left"/>
      <w:pPr>
        <w:ind w:left="5760" w:hanging="360"/>
      </w:pPr>
    </w:lvl>
    <w:lvl w:ilvl="8" w:tplc="676CFBD6" w:tentative="1">
      <w:start w:val="1"/>
      <w:numFmt w:val="lowerRoman"/>
      <w:lvlText w:val="%9."/>
      <w:lvlJc w:val="right"/>
      <w:pPr>
        <w:ind w:left="6480" w:hanging="180"/>
      </w:pPr>
    </w:lvl>
  </w:abstractNum>
  <w:abstractNum w:abstractNumId="1">
    <w:nsid w:val="04E73921"/>
    <w:multiLevelType w:val="multilevel"/>
    <w:tmpl w:val="C86694AA"/>
    <w:lvl w:ilvl="0">
      <w:start w:val="1"/>
      <w:numFmt w:val="bullet"/>
      <w:lvlText w:val="-"/>
      <w:lvlJc w:val="left"/>
      <w:pPr>
        <w:tabs>
          <w:tab w:val="num" w:pos="720"/>
        </w:tabs>
        <w:ind w:left="720" w:hanging="360"/>
      </w:pPr>
      <w:rPr>
        <w:rFonts w:ascii="Znaky SAE" w:hAnsi="Znaky SAE"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3688F"/>
    <w:multiLevelType w:val="multilevel"/>
    <w:tmpl w:val="00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065B3"/>
    <w:multiLevelType w:val="hybridMultilevel"/>
    <w:tmpl w:val="B498C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E33B71"/>
    <w:multiLevelType w:val="hybridMultilevel"/>
    <w:tmpl w:val="43A0E0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37474"/>
    <w:multiLevelType w:val="multilevel"/>
    <w:tmpl w:val="D15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B80FAA"/>
    <w:multiLevelType w:val="multilevel"/>
    <w:tmpl w:val="1CA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12C42"/>
    <w:multiLevelType w:val="hybridMultilevel"/>
    <w:tmpl w:val="1C7ADDCC"/>
    <w:lvl w:ilvl="0" w:tplc="9EF6B67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CE391E"/>
    <w:multiLevelType w:val="hybridMultilevel"/>
    <w:tmpl w:val="F6F4A638"/>
    <w:lvl w:ilvl="0" w:tplc="D7543BD6">
      <w:start w:val="1"/>
      <w:numFmt w:val="decimal"/>
      <w:lvlText w:val="%1."/>
      <w:lvlJc w:val="left"/>
      <w:pPr>
        <w:ind w:left="720" w:hanging="360"/>
      </w:pPr>
      <w:rPr>
        <w:rFonts w:hint="default"/>
      </w:rPr>
    </w:lvl>
    <w:lvl w:ilvl="1" w:tplc="14707BCA" w:tentative="1">
      <w:start w:val="1"/>
      <w:numFmt w:val="lowerLetter"/>
      <w:lvlText w:val="%2."/>
      <w:lvlJc w:val="left"/>
      <w:pPr>
        <w:ind w:left="1440" w:hanging="360"/>
      </w:pPr>
    </w:lvl>
    <w:lvl w:ilvl="2" w:tplc="700AA3F8" w:tentative="1">
      <w:start w:val="1"/>
      <w:numFmt w:val="lowerRoman"/>
      <w:lvlText w:val="%3."/>
      <w:lvlJc w:val="right"/>
      <w:pPr>
        <w:ind w:left="2160" w:hanging="180"/>
      </w:pPr>
    </w:lvl>
    <w:lvl w:ilvl="3" w:tplc="04A203EC" w:tentative="1">
      <w:start w:val="1"/>
      <w:numFmt w:val="decimal"/>
      <w:lvlText w:val="%4."/>
      <w:lvlJc w:val="left"/>
      <w:pPr>
        <w:ind w:left="2880" w:hanging="360"/>
      </w:pPr>
    </w:lvl>
    <w:lvl w:ilvl="4" w:tplc="F33A9902" w:tentative="1">
      <w:start w:val="1"/>
      <w:numFmt w:val="lowerLetter"/>
      <w:lvlText w:val="%5."/>
      <w:lvlJc w:val="left"/>
      <w:pPr>
        <w:ind w:left="3600" w:hanging="360"/>
      </w:pPr>
    </w:lvl>
    <w:lvl w:ilvl="5" w:tplc="891C989A" w:tentative="1">
      <w:start w:val="1"/>
      <w:numFmt w:val="lowerRoman"/>
      <w:lvlText w:val="%6."/>
      <w:lvlJc w:val="right"/>
      <w:pPr>
        <w:ind w:left="4320" w:hanging="180"/>
      </w:pPr>
    </w:lvl>
    <w:lvl w:ilvl="6" w:tplc="D00286B2" w:tentative="1">
      <w:start w:val="1"/>
      <w:numFmt w:val="decimal"/>
      <w:lvlText w:val="%7."/>
      <w:lvlJc w:val="left"/>
      <w:pPr>
        <w:ind w:left="5040" w:hanging="360"/>
      </w:pPr>
    </w:lvl>
    <w:lvl w:ilvl="7" w:tplc="CE10C802" w:tentative="1">
      <w:start w:val="1"/>
      <w:numFmt w:val="lowerLetter"/>
      <w:lvlText w:val="%8."/>
      <w:lvlJc w:val="left"/>
      <w:pPr>
        <w:ind w:left="5760" w:hanging="360"/>
      </w:pPr>
    </w:lvl>
    <w:lvl w:ilvl="8" w:tplc="B25E40B2" w:tentative="1">
      <w:start w:val="1"/>
      <w:numFmt w:val="lowerRoman"/>
      <w:lvlText w:val="%9."/>
      <w:lvlJc w:val="right"/>
      <w:pPr>
        <w:ind w:left="6480" w:hanging="180"/>
      </w:pPr>
    </w:lvl>
  </w:abstractNum>
  <w:abstractNum w:abstractNumId="9">
    <w:nsid w:val="33161A08"/>
    <w:multiLevelType w:val="hybridMultilevel"/>
    <w:tmpl w:val="929E31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83315B"/>
    <w:multiLevelType w:val="hybridMultilevel"/>
    <w:tmpl w:val="7C6219D4"/>
    <w:lvl w:ilvl="0" w:tplc="9EF6B67C">
      <w:numFmt w:val="bullet"/>
      <w:lvlText w:val="-"/>
      <w:lvlJc w:val="left"/>
      <w:pPr>
        <w:ind w:left="1000" w:hanging="360"/>
      </w:pPr>
      <w:rPr>
        <w:rFonts w:ascii="Times New Roman" w:eastAsia="Times New Roman" w:hAnsi="Times New Roman" w:cs="Times New Roman"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1">
    <w:nsid w:val="3D343165"/>
    <w:multiLevelType w:val="hybridMultilevel"/>
    <w:tmpl w:val="37B20914"/>
    <w:lvl w:ilvl="0" w:tplc="04190001">
      <w:start w:val="1"/>
      <w:numFmt w:val="bullet"/>
      <w:lvlText w:val=""/>
      <w:lvlJc w:val="left"/>
      <w:pPr>
        <w:ind w:left="1000" w:hanging="360"/>
      </w:pPr>
      <w:rPr>
        <w:rFonts w:ascii="Symbol" w:hAnsi="Symbol"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2">
    <w:nsid w:val="44C16CB2"/>
    <w:multiLevelType w:val="hybridMultilevel"/>
    <w:tmpl w:val="5DFAC61C"/>
    <w:lvl w:ilvl="0" w:tplc="04190001">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3">
    <w:nsid w:val="470F5F61"/>
    <w:multiLevelType w:val="hybridMultilevel"/>
    <w:tmpl w:val="740C7548"/>
    <w:lvl w:ilvl="0" w:tplc="795AE910">
      <w:start w:val="1"/>
      <w:numFmt w:val="decimal"/>
      <w:lvlText w:val="%1."/>
      <w:lvlJc w:val="left"/>
      <w:pPr>
        <w:ind w:left="720" w:hanging="360"/>
      </w:pPr>
      <w:rPr>
        <w:rFonts w:hint="default"/>
      </w:rPr>
    </w:lvl>
    <w:lvl w:ilvl="1" w:tplc="A5624AC2" w:tentative="1">
      <w:start w:val="1"/>
      <w:numFmt w:val="lowerLetter"/>
      <w:lvlText w:val="%2."/>
      <w:lvlJc w:val="left"/>
      <w:pPr>
        <w:ind w:left="1440" w:hanging="360"/>
      </w:pPr>
    </w:lvl>
    <w:lvl w:ilvl="2" w:tplc="73A87B54" w:tentative="1">
      <w:start w:val="1"/>
      <w:numFmt w:val="lowerRoman"/>
      <w:lvlText w:val="%3."/>
      <w:lvlJc w:val="right"/>
      <w:pPr>
        <w:ind w:left="2160" w:hanging="180"/>
      </w:pPr>
    </w:lvl>
    <w:lvl w:ilvl="3" w:tplc="D7C09EB4" w:tentative="1">
      <w:start w:val="1"/>
      <w:numFmt w:val="decimal"/>
      <w:lvlText w:val="%4."/>
      <w:lvlJc w:val="left"/>
      <w:pPr>
        <w:ind w:left="2880" w:hanging="360"/>
      </w:pPr>
    </w:lvl>
    <w:lvl w:ilvl="4" w:tplc="E3A86216" w:tentative="1">
      <w:start w:val="1"/>
      <w:numFmt w:val="lowerLetter"/>
      <w:lvlText w:val="%5."/>
      <w:lvlJc w:val="left"/>
      <w:pPr>
        <w:ind w:left="3600" w:hanging="360"/>
      </w:pPr>
    </w:lvl>
    <w:lvl w:ilvl="5" w:tplc="536E23AC" w:tentative="1">
      <w:start w:val="1"/>
      <w:numFmt w:val="lowerRoman"/>
      <w:lvlText w:val="%6."/>
      <w:lvlJc w:val="right"/>
      <w:pPr>
        <w:ind w:left="4320" w:hanging="180"/>
      </w:pPr>
    </w:lvl>
    <w:lvl w:ilvl="6" w:tplc="C3AADCD6" w:tentative="1">
      <w:start w:val="1"/>
      <w:numFmt w:val="decimal"/>
      <w:lvlText w:val="%7."/>
      <w:lvlJc w:val="left"/>
      <w:pPr>
        <w:ind w:left="5040" w:hanging="360"/>
      </w:pPr>
    </w:lvl>
    <w:lvl w:ilvl="7" w:tplc="C04013AA" w:tentative="1">
      <w:start w:val="1"/>
      <w:numFmt w:val="lowerLetter"/>
      <w:lvlText w:val="%8."/>
      <w:lvlJc w:val="left"/>
      <w:pPr>
        <w:ind w:left="5760" w:hanging="360"/>
      </w:pPr>
    </w:lvl>
    <w:lvl w:ilvl="8" w:tplc="E3DE43C2" w:tentative="1">
      <w:start w:val="1"/>
      <w:numFmt w:val="lowerRoman"/>
      <w:lvlText w:val="%9."/>
      <w:lvlJc w:val="right"/>
      <w:pPr>
        <w:ind w:left="6480" w:hanging="180"/>
      </w:pPr>
    </w:lvl>
  </w:abstractNum>
  <w:abstractNum w:abstractNumId="14">
    <w:nsid w:val="48942B4C"/>
    <w:multiLevelType w:val="hybridMultilevel"/>
    <w:tmpl w:val="780E3D28"/>
    <w:lvl w:ilvl="0" w:tplc="7EF87694">
      <w:start w:val="1"/>
      <w:numFmt w:val="decimal"/>
      <w:lvlText w:val="%1."/>
      <w:lvlJc w:val="left"/>
      <w:pPr>
        <w:ind w:left="720" w:hanging="360"/>
      </w:pPr>
    </w:lvl>
    <w:lvl w:ilvl="1" w:tplc="A22CE5E2" w:tentative="1">
      <w:start w:val="1"/>
      <w:numFmt w:val="lowerLetter"/>
      <w:lvlText w:val="%2."/>
      <w:lvlJc w:val="left"/>
      <w:pPr>
        <w:ind w:left="1440" w:hanging="360"/>
      </w:pPr>
    </w:lvl>
    <w:lvl w:ilvl="2" w:tplc="9BC42AB2" w:tentative="1">
      <w:start w:val="1"/>
      <w:numFmt w:val="lowerRoman"/>
      <w:lvlText w:val="%3."/>
      <w:lvlJc w:val="right"/>
      <w:pPr>
        <w:ind w:left="2160" w:hanging="180"/>
      </w:pPr>
    </w:lvl>
    <w:lvl w:ilvl="3" w:tplc="719863D2" w:tentative="1">
      <w:start w:val="1"/>
      <w:numFmt w:val="decimal"/>
      <w:lvlText w:val="%4."/>
      <w:lvlJc w:val="left"/>
      <w:pPr>
        <w:ind w:left="2880" w:hanging="360"/>
      </w:pPr>
    </w:lvl>
    <w:lvl w:ilvl="4" w:tplc="08169B36" w:tentative="1">
      <w:start w:val="1"/>
      <w:numFmt w:val="lowerLetter"/>
      <w:lvlText w:val="%5."/>
      <w:lvlJc w:val="left"/>
      <w:pPr>
        <w:ind w:left="3600" w:hanging="360"/>
      </w:pPr>
    </w:lvl>
    <w:lvl w:ilvl="5" w:tplc="E0887E20" w:tentative="1">
      <w:start w:val="1"/>
      <w:numFmt w:val="lowerRoman"/>
      <w:lvlText w:val="%6."/>
      <w:lvlJc w:val="right"/>
      <w:pPr>
        <w:ind w:left="4320" w:hanging="180"/>
      </w:pPr>
    </w:lvl>
    <w:lvl w:ilvl="6" w:tplc="F376B286" w:tentative="1">
      <w:start w:val="1"/>
      <w:numFmt w:val="decimal"/>
      <w:lvlText w:val="%7."/>
      <w:lvlJc w:val="left"/>
      <w:pPr>
        <w:ind w:left="5040" w:hanging="360"/>
      </w:pPr>
    </w:lvl>
    <w:lvl w:ilvl="7" w:tplc="2B92D7BC" w:tentative="1">
      <w:start w:val="1"/>
      <w:numFmt w:val="lowerLetter"/>
      <w:lvlText w:val="%8."/>
      <w:lvlJc w:val="left"/>
      <w:pPr>
        <w:ind w:left="5760" w:hanging="360"/>
      </w:pPr>
    </w:lvl>
    <w:lvl w:ilvl="8" w:tplc="ECC833D2" w:tentative="1">
      <w:start w:val="1"/>
      <w:numFmt w:val="lowerRoman"/>
      <w:lvlText w:val="%9."/>
      <w:lvlJc w:val="right"/>
      <w:pPr>
        <w:ind w:left="6480" w:hanging="180"/>
      </w:pPr>
    </w:lvl>
  </w:abstractNum>
  <w:abstractNum w:abstractNumId="15">
    <w:nsid w:val="49AB5BB7"/>
    <w:multiLevelType w:val="hybridMultilevel"/>
    <w:tmpl w:val="94089100"/>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4C120AC4"/>
    <w:multiLevelType w:val="hybridMultilevel"/>
    <w:tmpl w:val="6B80A5F4"/>
    <w:lvl w:ilvl="0" w:tplc="9EF6B67C">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4EDD410E"/>
    <w:multiLevelType w:val="hybridMultilevel"/>
    <w:tmpl w:val="C61814AE"/>
    <w:lvl w:ilvl="0" w:tplc="ECA060FA">
      <w:start w:val="1"/>
      <w:numFmt w:val="decimal"/>
      <w:lvlText w:val="%1."/>
      <w:lvlJc w:val="left"/>
      <w:pPr>
        <w:ind w:left="2136" w:hanging="360"/>
      </w:pPr>
      <w:rPr>
        <w:rFonts w:hint="default"/>
      </w:rPr>
    </w:lvl>
    <w:lvl w:ilvl="1" w:tplc="C3B0C1F8">
      <w:start w:val="1"/>
      <w:numFmt w:val="lowerLetter"/>
      <w:lvlText w:val="%2."/>
      <w:lvlJc w:val="left"/>
      <w:pPr>
        <w:ind w:left="2856" w:hanging="360"/>
      </w:pPr>
    </w:lvl>
    <w:lvl w:ilvl="2" w:tplc="C7FE1868" w:tentative="1">
      <w:start w:val="1"/>
      <w:numFmt w:val="lowerRoman"/>
      <w:lvlText w:val="%3."/>
      <w:lvlJc w:val="right"/>
      <w:pPr>
        <w:ind w:left="3576" w:hanging="180"/>
      </w:pPr>
    </w:lvl>
    <w:lvl w:ilvl="3" w:tplc="8F16CBFC" w:tentative="1">
      <w:start w:val="1"/>
      <w:numFmt w:val="decimal"/>
      <w:lvlText w:val="%4."/>
      <w:lvlJc w:val="left"/>
      <w:pPr>
        <w:ind w:left="4296" w:hanging="360"/>
      </w:pPr>
    </w:lvl>
    <w:lvl w:ilvl="4" w:tplc="31ECACC4" w:tentative="1">
      <w:start w:val="1"/>
      <w:numFmt w:val="lowerLetter"/>
      <w:lvlText w:val="%5."/>
      <w:lvlJc w:val="left"/>
      <w:pPr>
        <w:ind w:left="5016" w:hanging="360"/>
      </w:pPr>
    </w:lvl>
    <w:lvl w:ilvl="5" w:tplc="6046F468" w:tentative="1">
      <w:start w:val="1"/>
      <w:numFmt w:val="lowerRoman"/>
      <w:lvlText w:val="%6."/>
      <w:lvlJc w:val="right"/>
      <w:pPr>
        <w:ind w:left="5736" w:hanging="180"/>
      </w:pPr>
    </w:lvl>
    <w:lvl w:ilvl="6" w:tplc="E88AAD3E" w:tentative="1">
      <w:start w:val="1"/>
      <w:numFmt w:val="decimal"/>
      <w:lvlText w:val="%7."/>
      <w:lvlJc w:val="left"/>
      <w:pPr>
        <w:ind w:left="6456" w:hanging="360"/>
      </w:pPr>
    </w:lvl>
    <w:lvl w:ilvl="7" w:tplc="8E8285AE" w:tentative="1">
      <w:start w:val="1"/>
      <w:numFmt w:val="lowerLetter"/>
      <w:lvlText w:val="%8."/>
      <w:lvlJc w:val="left"/>
      <w:pPr>
        <w:ind w:left="7176" w:hanging="360"/>
      </w:pPr>
    </w:lvl>
    <w:lvl w:ilvl="8" w:tplc="F634BF0A" w:tentative="1">
      <w:start w:val="1"/>
      <w:numFmt w:val="lowerRoman"/>
      <w:lvlText w:val="%9."/>
      <w:lvlJc w:val="right"/>
      <w:pPr>
        <w:ind w:left="7896" w:hanging="180"/>
      </w:pPr>
    </w:lvl>
  </w:abstractNum>
  <w:abstractNum w:abstractNumId="18">
    <w:nsid w:val="52F00289"/>
    <w:multiLevelType w:val="hybridMultilevel"/>
    <w:tmpl w:val="BC1E7F80"/>
    <w:lvl w:ilvl="0" w:tplc="B0DEB00E">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9">
    <w:nsid w:val="553236F0"/>
    <w:multiLevelType w:val="hybridMultilevel"/>
    <w:tmpl w:val="740C7548"/>
    <w:lvl w:ilvl="0" w:tplc="74C64C18">
      <w:start w:val="1"/>
      <w:numFmt w:val="decimal"/>
      <w:lvlText w:val="%1."/>
      <w:lvlJc w:val="left"/>
      <w:pPr>
        <w:ind w:left="720" w:hanging="360"/>
      </w:pPr>
      <w:rPr>
        <w:rFonts w:hint="default"/>
      </w:rPr>
    </w:lvl>
    <w:lvl w:ilvl="1" w:tplc="C4B88264" w:tentative="1">
      <w:start w:val="1"/>
      <w:numFmt w:val="lowerLetter"/>
      <w:lvlText w:val="%2."/>
      <w:lvlJc w:val="left"/>
      <w:pPr>
        <w:ind w:left="1440" w:hanging="360"/>
      </w:pPr>
    </w:lvl>
    <w:lvl w:ilvl="2" w:tplc="99225700" w:tentative="1">
      <w:start w:val="1"/>
      <w:numFmt w:val="lowerRoman"/>
      <w:lvlText w:val="%3."/>
      <w:lvlJc w:val="right"/>
      <w:pPr>
        <w:ind w:left="2160" w:hanging="180"/>
      </w:pPr>
    </w:lvl>
    <w:lvl w:ilvl="3" w:tplc="008A06C2" w:tentative="1">
      <w:start w:val="1"/>
      <w:numFmt w:val="decimal"/>
      <w:lvlText w:val="%4."/>
      <w:lvlJc w:val="left"/>
      <w:pPr>
        <w:ind w:left="2880" w:hanging="360"/>
      </w:pPr>
    </w:lvl>
    <w:lvl w:ilvl="4" w:tplc="7DAE1E14" w:tentative="1">
      <w:start w:val="1"/>
      <w:numFmt w:val="lowerLetter"/>
      <w:lvlText w:val="%5."/>
      <w:lvlJc w:val="left"/>
      <w:pPr>
        <w:ind w:left="3600" w:hanging="360"/>
      </w:pPr>
    </w:lvl>
    <w:lvl w:ilvl="5" w:tplc="46B617D2" w:tentative="1">
      <w:start w:val="1"/>
      <w:numFmt w:val="lowerRoman"/>
      <w:lvlText w:val="%6."/>
      <w:lvlJc w:val="right"/>
      <w:pPr>
        <w:ind w:left="4320" w:hanging="180"/>
      </w:pPr>
    </w:lvl>
    <w:lvl w:ilvl="6" w:tplc="4DAADDF6" w:tentative="1">
      <w:start w:val="1"/>
      <w:numFmt w:val="decimal"/>
      <w:lvlText w:val="%7."/>
      <w:lvlJc w:val="left"/>
      <w:pPr>
        <w:ind w:left="5040" w:hanging="360"/>
      </w:pPr>
    </w:lvl>
    <w:lvl w:ilvl="7" w:tplc="E818A72C" w:tentative="1">
      <w:start w:val="1"/>
      <w:numFmt w:val="lowerLetter"/>
      <w:lvlText w:val="%8."/>
      <w:lvlJc w:val="left"/>
      <w:pPr>
        <w:ind w:left="5760" w:hanging="360"/>
      </w:pPr>
    </w:lvl>
    <w:lvl w:ilvl="8" w:tplc="C6041716" w:tentative="1">
      <w:start w:val="1"/>
      <w:numFmt w:val="lowerRoman"/>
      <w:lvlText w:val="%9."/>
      <w:lvlJc w:val="right"/>
      <w:pPr>
        <w:ind w:left="6480" w:hanging="180"/>
      </w:pPr>
    </w:lvl>
  </w:abstractNum>
  <w:abstractNum w:abstractNumId="20">
    <w:nsid w:val="5819098A"/>
    <w:multiLevelType w:val="hybridMultilevel"/>
    <w:tmpl w:val="DC961440"/>
    <w:lvl w:ilvl="0" w:tplc="5D027076">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5CCA0B9C"/>
    <w:multiLevelType w:val="hybridMultilevel"/>
    <w:tmpl w:val="0DFE28AE"/>
    <w:lvl w:ilvl="0" w:tplc="E30E42F6">
      <w:start w:val="1"/>
      <w:numFmt w:val="bullet"/>
      <w:lvlText w:val=""/>
      <w:lvlJc w:val="left"/>
      <w:pPr>
        <w:tabs>
          <w:tab w:val="num" w:pos="720"/>
        </w:tabs>
        <w:ind w:left="720" w:hanging="360"/>
      </w:pPr>
      <w:rPr>
        <w:rFonts w:ascii="Wingdings 2" w:hAnsi="Wingdings 2"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22">
    <w:nsid w:val="5D526D99"/>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3">
    <w:nsid w:val="639C3464"/>
    <w:multiLevelType w:val="hybridMultilevel"/>
    <w:tmpl w:val="3BC2E10E"/>
    <w:lvl w:ilvl="0" w:tplc="71007F62">
      <w:start w:val="1"/>
      <w:numFmt w:val="bullet"/>
      <w:lvlText w:val=""/>
      <w:lvlJc w:val="left"/>
      <w:pPr>
        <w:tabs>
          <w:tab w:val="num" w:pos="720"/>
        </w:tabs>
        <w:ind w:left="720" w:hanging="360"/>
      </w:pPr>
      <w:rPr>
        <w:rFonts w:ascii="Wingdings 2" w:hAnsi="Wingdings 2" w:hint="default"/>
      </w:rPr>
    </w:lvl>
    <w:lvl w:ilvl="1" w:tplc="7332C32C" w:tentative="1">
      <w:start w:val="1"/>
      <w:numFmt w:val="bullet"/>
      <w:lvlText w:val=""/>
      <w:lvlJc w:val="left"/>
      <w:pPr>
        <w:tabs>
          <w:tab w:val="num" w:pos="1440"/>
        </w:tabs>
        <w:ind w:left="1440" w:hanging="360"/>
      </w:pPr>
      <w:rPr>
        <w:rFonts w:ascii="Wingdings 2" w:hAnsi="Wingdings 2" w:hint="default"/>
      </w:rPr>
    </w:lvl>
    <w:lvl w:ilvl="2" w:tplc="F7C87EB4" w:tentative="1">
      <w:start w:val="1"/>
      <w:numFmt w:val="bullet"/>
      <w:lvlText w:val=""/>
      <w:lvlJc w:val="left"/>
      <w:pPr>
        <w:tabs>
          <w:tab w:val="num" w:pos="2160"/>
        </w:tabs>
        <w:ind w:left="2160" w:hanging="360"/>
      </w:pPr>
      <w:rPr>
        <w:rFonts w:ascii="Wingdings 2" w:hAnsi="Wingdings 2" w:hint="default"/>
      </w:rPr>
    </w:lvl>
    <w:lvl w:ilvl="3" w:tplc="66C886B4" w:tentative="1">
      <w:start w:val="1"/>
      <w:numFmt w:val="bullet"/>
      <w:lvlText w:val=""/>
      <w:lvlJc w:val="left"/>
      <w:pPr>
        <w:tabs>
          <w:tab w:val="num" w:pos="2880"/>
        </w:tabs>
        <w:ind w:left="2880" w:hanging="360"/>
      </w:pPr>
      <w:rPr>
        <w:rFonts w:ascii="Wingdings 2" w:hAnsi="Wingdings 2" w:hint="default"/>
      </w:rPr>
    </w:lvl>
    <w:lvl w:ilvl="4" w:tplc="1A3265AE" w:tentative="1">
      <w:start w:val="1"/>
      <w:numFmt w:val="bullet"/>
      <w:lvlText w:val=""/>
      <w:lvlJc w:val="left"/>
      <w:pPr>
        <w:tabs>
          <w:tab w:val="num" w:pos="3600"/>
        </w:tabs>
        <w:ind w:left="3600" w:hanging="360"/>
      </w:pPr>
      <w:rPr>
        <w:rFonts w:ascii="Wingdings 2" w:hAnsi="Wingdings 2" w:hint="default"/>
      </w:rPr>
    </w:lvl>
    <w:lvl w:ilvl="5" w:tplc="1D0A7C4E" w:tentative="1">
      <w:start w:val="1"/>
      <w:numFmt w:val="bullet"/>
      <w:lvlText w:val=""/>
      <w:lvlJc w:val="left"/>
      <w:pPr>
        <w:tabs>
          <w:tab w:val="num" w:pos="4320"/>
        </w:tabs>
        <w:ind w:left="4320" w:hanging="360"/>
      </w:pPr>
      <w:rPr>
        <w:rFonts w:ascii="Wingdings 2" w:hAnsi="Wingdings 2" w:hint="default"/>
      </w:rPr>
    </w:lvl>
    <w:lvl w:ilvl="6" w:tplc="4CDAADFE" w:tentative="1">
      <w:start w:val="1"/>
      <w:numFmt w:val="bullet"/>
      <w:lvlText w:val=""/>
      <w:lvlJc w:val="left"/>
      <w:pPr>
        <w:tabs>
          <w:tab w:val="num" w:pos="5040"/>
        </w:tabs>
        <w:ind w:left="5040" w:hanging="360"/>
      </w:pPr>
      <w:rPr>
        <w:rFonts w:ascii="Wingdings 2" w:hAnsi="Wingdings 2" w:hint="default"/>
      </w:rPr>
    </w:lvl>
    <w:lvl w:ilvl="7" w:tplc="84EA6734" w:tentative="1">
      <w:start w:val="1"/>
      <w:numFmt w:val="bullet"/>
      <w:lvlText w:val=""/>
      <w:lvlJc w:val="left"/>
      <w:pPr>
        <w:tabs>
          <w:tab w:val="num" w:pos="5760"/>
        </w:tabs>
        <w:ind w:left="5760" w:hanging="360"/>
      </w:pPr>
      <w:rPr>
        <w:rFonts w:ascii="Wingdings 2" w:hAnsi="Wingdings 2" w:hint="default"/>
      </w:rPr>
    </w:lvl>
    <w:lvl w:ilvl="8" w:tplc="D44E2D76" w:tentative="1">
      <w:start w:val="1"/>
      <w:numFmt w:val="bullet"/>
      <w:lvlText w:val=""/>
      <w:lvlJc w:val="left"/>
      <w:pPr>
        <w:tabs>
          <w:tab w:val="num" w:pos="6480"/>
        </w:tabs>
        <w:ind w:left="6480" w:hanging="360"/>
      </w:pPr>
      <w:rPr>
        <w:rFonts w:ascii="Wingdings 2" w:hAnsi="Wingdings 2" w:hint="default"/>
      </w:rPr>
    </w:lvl>
  </w:abstractNum>
  <w:abstractNum w:abstractNumId="24">
    <w:nsid w:val="63AB7365"/>
    <w:multiLevelType w:val="hybridMultilevel"/>
    <w:tmpl w:val="596ACD3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4210B2A"/>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6">
    <w:nsid w:val="68681B0C"/>
    <w:multiLevelType w:val="multilevel"/>
    <w:tmpl w:val="A1A26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6A449F"/>
    <w:multiLevelType w:val="hybridMultilevel"/>
    <w:tmpl w:val="74D820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40A6DD5"/>
    <w:multiLevelType w:val="hybridMultilevel"/>
    <w:tmpl w:val="CB668620"/>
    <w:lvl w:ilvl="0" w:tplc="EE32A424">
      <w:start w:val="1"/>
      <w:numFmt w:val="bullet"/>
      <w:lvlText w:val=""/>
      <w:lvlJc w:val="left"/>
      <w:pPr>
        <w:tabs>
          <w:tab w:val="num" w:pos="720"/>
        </w:tabs>
        <w:ind w:left="720" w:hanging="360"/>
      </w:pPr>
      <w:rPr>
        <w:rFonts w:ascii="Wingdings 2" w:hAnsi="Wingdings 2" w:hint="default"/>
      </w:rPr>
    </w:lvl>
    <w:lvl w:ilvl="1" w:tplc="63EE1C92" w:tentative="1">
      <w:start w:val="1"/>
      <w:numFmt w:val="bullet"/>
      <w:lvlText w:val=""/>
      <w:lvlJc w:val="left"/>
      <w:pPr>
        <w:tabs>
          <w:tab w:val="num" w:pos="1440"/>
        </w:tabs>
        <w:ind w:left="1440" w:hanging="360"/>
      </w:pPr>
      <w:rPr>
        <w:rFonts w:ascii="Wingdings 2" w:hAnsi="Wingdings 2" w:hint="default"/>
      </w:rPr>
    </w:lvl>
    <w:lvl w:ilvl="2" w:tplc="743EEAF0" w:tentative="1">
      <w:start w:val="1"/>
      <w:numFmt w:val="bullet"/>
      <w:lvlText w:val=""/>
      <w:lvlJc w:val="left"/>
      <w:pPr>
        <w:tabs>
          <w:tab w:val="num" w:pos="2160"/>
        </w:tabs>
        <w:ind w:left="2160" w:hanging="360"/>
      </w:pPr>
      <w:rPr>
        <w:rFonts w:ascii="Wingdings 2" w:hAnsi="Wingdings 2" w:hint="default"/>
      </w:rPr>
    </w:lvl>
    <w:lvl w:ilvl="3" w:tplc="9ABA5D10" w:tentative="1">
      <w:start w:val="1"/>
      <w:numFmt w:val="bullet"/>
      <w:lvlText w:val=""/>
      <w:lvlJc w:val="left"/>
      <w:pPr>
        <w:tabs>
          <w:tab w:val="num" w:pos="2880"/>
        </w:tabs>
        <w:ind w:left="2880" w:hanging="360"/>
      </w:pPr>
      <w:rPr>
        <w:rFonts w:ascii="Wingdings 2" w:hAnsi="Wingdings 2" w:hint="default"/>
      </w:rPr>
    </w:lvl>
    <w:lvl w:ilvl="4" w:tplc="A2A2D15A" w:tentative="1">
      <w:start w:val="1"/>
      <w:numFmt w:val="bullet"/>
      <w:lvlText w:val=""/>
      <w:lvlJc w:val="left"/>
      <w:pPr>
        <w:tabs>
          <w:tab w:val="num" w:pos="3600"/>
        </w:tabs>
        <w:ind w:left="3600" w:hanging="360"/>
      </w:pPr>
      <w:rPr>
        <w:rFonts w:ascii="Wingdings 2" w:hAnsi="Wingdings 2" w:hint="default"/>
      </w:rPr>
    </w:lvl>
    <w:lvl w:ilvl="5" w:tplc="1C2E8B8E" w:tentative="1">
      <w:start w:val="1"/>
      <w:numFmt w:val="bullet"/>
      <w:lvlText w:val=""/>
      <w:lvlJc w:val="left"/>
      <w:pPr>
        <w:tabs>
          <w:tab w:val="num" w:pos="4320"/>
        </w:tabs>
        <w:ind w:left="4320" w:hanging="360"/>
      </w:pPr>
      <w:rPr>
        <w:rFonts w:ascii="Wingdings 2" w:hAnsi="Wingdings 2" w:hint="default"/>
      </w:rPr>
    </w:lvl>
    <w:lvl w:ilvl="6" w:tplc="65C83D08" w:tentative="1">
      <w:start w:val="1"/>
      <w:numFmt w:val="bullet"/>
      <w:lvlText w:val=""/>
      <w:lvlJc w:val="left"/>
      <w:pPr>
        <w:tabs>
          <w:tab w:val="num" w:pos="5040"/>
        </w:tabs>
        <w:ind w:left="5040" w:hanging="360"/>
      </w:pPr>
      <w:rPr>
        <w:rFonts w:ascii="Wingdings 2" w:hAnsi="Wingdings 2" w:hint="default"/>
      </w:rPr>
    </w:lvl>
    <w:lvl w:ilvl="7" w:tplc="E29AA874" w:tentative="1">
      <w:start w:val="1"/>
      <w:numFmt w:val="bullet"/>
      <w:lvlText w:val=""/>
      <w:lvlJc w:val="left"/>
      <w:pPr>
        <w:tabs>
          <w:tab w:val="num" w:pos="5760"/>
        </w:tabs>
        <w:ind w:left="5760" w:hanging="360"/>
      </w:pPr>
      <w:rPr>
        <w:rFonts w:ascii="Wingdings 2" w:hAnsi="Wingdings 2" w:hint="default"/>
      </w:rPr>
    </w:lvl>
    <w:lvl w:ilvl="8" w:tplc="F3301C6A" w:tentative="1">
      <w:start w:val="1"/>
      <w:numFmt w:val="bullet"/>
      <w:lvlText w:val=""/>
      <w:lvlJc w:val="left"/>
      <w:pPr>
        <w:tabs>
          <w:tab w:val="num" w:pos="6480"/>
        </w:tabs>
        <w:ind w:left="6480" w:hanging="360"/>
      </w:pPr>
      <w:rPr>
        <w:rFonts w:ascii="Wingdings 2" w:hAnsi="Wingdings 2" w:hint="default"/>
      </w:rPr>
    </w:lvl>
  </w:abstractNum>
  <w:abstractNum w:abstractNumId="29">
    <w:nsid w:val="752D1059"/>
    <w:multiLevelType w:val="hybridMultilevel"/>
    <w:tmpl w:val="740C7548"/>
    <w:lvl w:ilvl="0" w:tplc="DDB867A0">
      <w:start w:val="1"/>
      <w:numFmt w:val="decimal"/>
      <w:lvlText w:val="%1."/>
      <w:lvlJc w:val="left"/>
      <w:pPr>
        <w:ind w:left="720" w:hanging="360"/>
      </w:pPr>
      <w:rPr>
        <w:rFonts w:hint="default"/>
      </w:rPr>
    </w:lvl>
    <w:lvl w:ilvl="1" w:tplc="BFD60E7E" w:tentative="1">
      <w:start w:val="1"/>
      <w:numFmt w:val="lowerLetter"/>
      <w:lvlText w:val="%2."/>
      <w:lvlJc w:val="left"/>
      <w:pPr>
        <w:ind w:left="1440" w:hanging="360"/>
      </w:pPr>
    </w:lvl>
    <w:lvl w:ilvl="2" w:tplc="494662D0" w:tentative="1">
      <w:start w:val="1"/>
      <w:numFmt w:val="lowerRoman"/>
      <w:lvlText w:val="%3."/>
      <w:lvlJc w:val="right"/>
      <w:pPr>
        <w:ind w:left="2160" w:hanging="180"/>
      </w:pPr>
    </w:lvl>
    <w:lvl w:ilvl="3" w:tplc="62EEA6EA" w:tentative="1">
      <w:start w:val="1"/>
      <w:numFmt w:val="decimal"/>
      <w:lvlText w:val="%4."/>
      <w:lvlJc w:val="left"/>
      <w:pPr>
        <w:ind w:left="2880" w:hanging="360"/>
      </w:pPr>
    </w:lvl>
    <w:lvl w:ilvl="4" w:tplc="DAD6FBC8" w:tentative="1">
      <w:start w:val="1"/>
      <w:numFmt w:val="lowerLetter"/>
      <w:lvlText w:val="%5."/>
      <w:lvlJc w:val="left"/>
      <w:pPr>
        <w:ind w:left="3600" w:hanging="360"/>
      </w:pPr>
    </w:lvl>
    <w:lvl w:ilvl="5" w:tplc="CB9483C6" w:tentative="1">
      <w:start w:val="1"/>
      <w:numFmt w:val="lowerRoman"/>
      <w:lvlText w:val="%6."/>
      <w:lvlJc w:val="right"/>
      <w:pPr>
        <w:ind w:left="4320" w:hanging="180"/>
      </w:pPr>
    </w:lvl>
    <w:lvl w:ilvl="6" w:tplc="CEB8E700" w:tentative="1">
      <w:start w:val="1"/>
      <w:numFmt w:val="decimal"/>
      <w:lvlText w:val="%7."/>
      <w:lvlJc w:val="left"/>
      <w:pPr>
        <w:ind w:left="5040" w:hanging="360"/>
      </w:pPr>
    </w:lvl>
    <w:lvl w:ilvl="7" w:tplc="8C865428" w:tentative="1">
      <w:start w:val="1"/>
      <w:numFmt w:val="lowerLetter"/>
      <w:lvlText w:val="%8."/>
      <w:lvlJc w:val="left"/>
      <w:pPr>
        <w:ind w:left="5760" w:hanging="360"/>
      </w:pPr>
    </w:lvl>
    <w:lvl w:ilvl="8" w:tplc="07C433A0" w:tentative="1">
      <w:start w:val="1"/>
      <w:numFmt w:val="lowerRoman"/>
      <w:lvlText w:val="%9."/>
      <w:lvlJc w:val="right"/>
      <w:pPr>
        <w:ind w:left="6480" w:hanging="180"/>
      </w:pPr>
    </w:lvl>
  </w:abstractNum>
  <w:abstractNum w:abstractNumId="30">
    <w:nsid w:val="767D5E92"/>
    <w:multiLevelType w:val="multilevel"/>
    <w:tmpl w:val="A6BC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8"/>
  </w:num>
  <w:num w:numId="4">
    <w:abstractNumId w:val="5"/>
  </w:num>
  <w:num w:numId="5">
    <w:abstractNumId w:val="26"/>
  </w:num>
  <w:num w:numId="6">
    <w:abstractNumId w:val="1"/>
  </w:num>
  <w:num w:numId="7">
    <w:abstractNumId w:val="25"/>
  </w:num>
  <w:num w:numId="8">
    <w:abstractNumId w:val="14"/>
  </w:num>
  <w:num w:numId="9">
    <w:abstractNumId w:val="13"/>
  </w:num>
  <w:num w:numId="10">
    <w:abstractNumId w:val="19"/>
  </w:num>
  <w:num w:numId="11">
    <w:abstractNumId w:val="29"/>
  </w:num>
  <w:num w:numId="12">
    <w:abstractNumId w:val="23"/>
  </w:num>
  <w:num w:numId="13">
    <w:abstractNumId w:val="28"/>
  </w:num>
  <w:num w:numId="14">
    <w:abstractNumId w:val="21"/>
  </w:num>
  <w:num w:numId="15">
    <w:abstractNumId w:val="12"/>
  </w:num>
  <w:num w:numId="16">
    <w:abstractNumId w:val="18"/>
  </w:num>
  <w:num w:numId="17">
    <w:abstractNumId w:val="16"/>
  </w:num>
  <w:num w:numId="18">
    <w:abstractNumId w:val="30"/>
  </w:num>
  <w:num w:numId="19">
    <w:abstractNumId w:val="6"/>
  </w:num>
  <w:num w:numId="20">
    <w:abstractNumId w:val="2"/>
  </w:num>
  <w:num w:numId="21">
    <w:abstractNumId w:val="27"/>
  </w:num>
  <w:num w:numId="22">
    <w:abstractNumId w:val="24"/>
  </w:num>
  <w:num w:numId="23">
    <w:abstractNumId w:val="15"/>
  </w:num>
  <w:num w:numId="24">
    <w:abstractNumId w:val="4"/>
  </w:num>
  <w:num w:numId="25">
    <w:abstractNumId w:val="9"/>
  </w:num>
  <w:num w:numId="26">
    <w:abstractNumId w:val="20"/>
  </w:num>
  <w:num w:numId="27">
    <w:abstractNumId w:val="11"/>
  </w:num>
  <w:num w:numId="28">
    <w:abstractNumId w:val="10"/>
  </w:num>
  <w:num w:numId="29">
    <w:abstractNumId w:val="22"/>
  </w:num>
  <w:num w:numId="30">
    <w:abstractNumId w:val="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characterSpacingControl w:val="doNotCompress"/>
  <w:compat/>
  <w:rsids>
    <w:rsidRoot w:val="0018268E"/>
    <w:rsid w:val="000023FA"/>
    <w:rsid w:val="00025390"/>
    <w:rsid w:val="00027AC5"/>
    <w:rsid w:val="00027D00"/>
    <w:rsid w:val="000425B4"/>
    <w:rsid w:val="00063FF2"/>
    <w:rsid w:val="000754F8"/>
    <w:rsid w:val="000A07F7"/>
    <w:rsid w:val="000B46CD"/>
    <w:rsid w:val="000C46F7"/>
    <w:rsid w:val="000D2ADF"/>
    <w:rsid w:val="000D57D6"/>
    <w:rsid w:val="000E53F7"/>
    <w:rsid w:val="000F1341"/>
    <w:rsid w:val="001067BC"/>
    <w:rsid w:val="0012028C"/>
    <w:rsid w:val="0018268E"/>
    <w:rsid w:val="00184183"/>
    <w:rsid w:val="001967D9"/>
    <w:rsid w:val="001B1D67"/>
    <w:rsid w:val="001B5F9B"/>
    <w:rsid w:val="001D06CC"/>
    <w:rsid w:val="001D3B78"/>
    <w:rsid w:val="001E7462"/>
    <w:rsid w:val="002066C9"/>
    <w:rsid w:val="00222C9B"/>
    <w:rsid w:val="00227F17"/>
    <w:rsid w:val="00241AB5"/>
    <w:rsid w:val="00246D8F"/>
    <w:rsid w:val="0025168D"/>
    <w:rsid w:val="00253365"/>
    <w:rsid w:val="002647B3"/>
    <w:rsid w:val="0027052B"/>
    <w:rsid w:val="00275AD6"/>
    <w:rsid w:val="00291423"/>
    <w:rsid w:val="002951D9"/>
    <w:rsid w:val="002B5C77"/>
    <w:rsid w:val="002C3482"/>
    <w:rsid w:val="002D0629"/>
    <w:rsid w:val="002D5C5E"/>
    <w:rsid w:val="002E1FE5"/>
    <w:rsid w:val="002E2F23"/>
    <w:rsid w:val="002E383E"/>
    <w:rsid w:val="002F6A89"/>
    <w:rsid w:val="003576EA"/>
    <w:rsid w:val="00362ED9"/>
    <w:rsid w:val="003650E8"/>
    <w:rsid w:val="00365DDF"/>
    <w:rsid w:val="00384C05"/>
    <w:rsid w:val="00386AFC"/>
    <w:rsid w:val="00391A61"/>
    <w:rsid w:val="003A4875"/>
    <w:rsid w:val="003B2D36"/>
    <w:rsid w:val="003C7E73"/>
    <w:rsid w:val="003D3C35"/>
    <w:rsid w:val="003D62B9"/>
    <w:rsid w:val="003F13B7"/>
    <w:rsid w:val="003F536C"/>
    <w:rsid w:val="00400952"/>
    <w:rsid w:val="004075B9"/>
    <w:rsid w:val="00421C1E"/>
    <w:rsid w:val="004422BE"/>
    <w:rsid w:val="00453EEB"/>
    <w:rsid w:val="00456F99"/>
    <w:rsid w:val="00472361"/>
    <w:rsid w:val="004937FF"/>
    <w:rsid w:val="004E11C7"/>
    <w:rsid w:val="004E5421"/>
    <w:rsid w:val="00500CBC"/>
    <w:rsid w:val="00520467"/>
    <w:rsid w:val="00533D23"/>
    <w:rsid w:val="00541351"/>
    <w:rsid w:val="00554825"/>
    <w:rsid w:val="00563EE0"/>
    <w:rsid w:val="00573505"/>
    <w:rsid w:val="00586FF6"/>
    <w:rsid w:val="00596B1B"/>
    <w:rsid w:val="005A07D2"/>
    <w:rsid w:val="005A0B6C"/>
    <w:rsid w:val="005A3118"/>
    <w:rsid w:val="005D2AAC"/>
    <w:rsid w:val="005E2DCC"/>
    <w:rsid w:val="005E5D19"/>
    <w:rsid w:val="005F06EF"/>
    <w:rsid w:val="005F6A34"/>
    <w:rsid w:val="00600688"/>
    <w:rsid w:val="0061426D"/>
    <w:rsid w:val="00624C0D"/>
    <w:rsid w:val="00685A62"/>
    <w:rsid w:val="006917C9"/>
    <w:rsid w:val="006972B2"/>
    <w:rsid w:val="006B69D1"/>
    <w:rsid w:val="006C2292"/>
    <w:rsid w:val="006C4A9F"/>
    <w:rsid w:val="006E0512"/>
    <w:rsid w:val="006E4B26"/>
    <w:rsid w:val="007157BC"/>
    <w:rsid w:val="00716CD5"/>
    <w:rsid w:val="0072040B"/>
    <w:rsid w:val="00773BB6"/>
    <w:rsid w:val="007741E7"/>
    <w:rsid w:val="00784FF8"/>
    <w:rsid w:val="00793CBA"/>
    <w:rsid w:val="007A3F5A"/>
    <w:rsid w:val="007B567D"/>
    <w:rsid w:val="007B7094"/>
    <w:rsid w:val="007C115D"/>
    <w:rsid w:val="007C29C0"/>
    <w:rsid w:val="007D0EA9"/>
    <w:rsid w:val="007E5CF3"/>
    <w:rsid w:val="007F4B05"/>
    <w:rsid w:val="00821849"/>
    <w:rsid w:val="00832499"/>
    <w:rsid w:val="00834D1D"/>
    <w:rsid w:val="008411E5"/>
    <w:rsid w:val="00843A5D"/>
    <w:rsid w:val="0084564F"/>
    <w:rsid w:val="00853C5F"/>
    <w:rsid w:val="008861E5"/>
    <w:rsid w:val="0090016B"/>
    <w:rsid w:val="00910A9D"/>
    <w:rsid w:val="0092143F"/>
    <w:rsid w:val="009322CC"/>
    <w:rsid w:val="00937808"/>
    <w:rsid w:val="00937EE7"/>
    <w:rsid w:val="009558B3"/>
    <w:rsid w:val="00964800"/>
    <w:rsid w:val="0096749B"/>
    <w:rsid w:val="009717E3"/>
    <w:rsid w:val="00975926"/>
    <w:rsid w:val="00994AA0"/>
    <w:rsid w:val="009A129B"/>
    <w:rsid w:val="009C28EA"/>
    <w:rsid w:val="009E3B0E"/>
    <w:rsid w:val="00A05551"/>
    <w:rsid w:val="00A309D4"/>
    <w:rsid w:val="00A461B6"/>
    <w:rsid w:val="00A65DFC"/>
    <w:rsid w:val="00A72CBD"/>
    <w:rsid w:val="00A80A10"/>
    <w:rsid w:val="00AB4831"/>
    <w:rsid w:val="00AF4D28"/>
    <w:rsid w:val="00B27AC9"/>
    <w:rsid w:val="00B27EDC"/>
    <w:rsid w:val="00B317C9"/>
    <w:rsid w:val="00B4137B"/>
    <w:rsid w:val="00B50D3F"/>
    <w:rsid w:val="00B60D7E"/>
    <w:rsid w:val="00B627D6"/>
    <w:rsid w:val="00B73C7E"/>
    <w:rsid w:val="00BA6C44"/>
    <w:rsid w:val="00BE6E84"/>
    <w:rsid w:val="00C056A7"/>
    <w:rsid w:val="00C10691"/>
    <w:rsid w:val="00C37253"/>
    <w:rsid w:val="00C423A8"/>
    <w:rsid w:val="00C47965"/>
    <w:rsid w:val="00C779EC"/>
    <w:rsid w:val="00CA588E"/>
    <w:rsid w:val="00CC18DC"/>
    <w:rsid w:val="00CC76C2"/>
    <w:rsid w:val="00CF02FC"/>
    <w:rsid w:val="00CF1A93"/>
    <w:rsid w:val="00CF7CF9"/>
    <w:rsid w:val="00D171D1"/>
    <w:rsid w:val="00D67D68"/>
    <w:rsid w:val="00D77C2C"/>
    <w:rsid w:val="00D813F6"/>
    <w:rsid w:val="00D871FF"/>
    <w:rsid w:val="00DA4C84"/>
    <w:rsid w:val="00DC11E9"/>
    <w:rsid w:val="00DC377A"/>
    <w:rsid w:val="00DD34ED"/>
    <w:rsid w:val="00DE5118"/>
    <w:rsid w:val="00DF4BE5"/>
    <w:rsid w:val="00E01BDB"/>
    <w:rsid w:val="00E20D5C"/>
    <w:rsid w:val="00E64A79"/>
    <w:rsid w:val="00E671A7"/>
    <w:rsid w:val="00E93CB4"/>
    <w:rsid w:val="00EB681B"/>
    <w:rsid w:val="00ED2E39"/>
    <w:rsid w:val="00ED7233"/>
    <w:rsid w:val="00EE6356"/>
    <w:rsid w:val="00EF672D"/>
    <w:rsid w:val="00F37E27"/>
    <w:rsid w:val="00F44598"/>
    <w:rsid w:val="00F63C86"/>
    <w:rsid w:val="00F742A2"/>
    <w:rsid w:val="00F85598"/>
    <w:rsid w:val="00F92F6F"/>
    <w:rsid w:val="00FA2FC6"/>
    <w:rsid w:val="00FB15CB"/>
    <w:rsid w:val="00FD3DAA"/>
    <w:rsid w:val="00FF36F8"/>
    <w:rsid w:val="00FF387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ADF"/>
  </w:style>
  <w:style w:type="paragraph" w:styleId="Heading2">
    <w:name w:val="heading 2"/>
    <w:basedOn w:val="Normal"/>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rsid w:val="000D2ADF"/>
  </w:style>
  <w:style w:type="table" w:customStyle="1" w:styleId="T">
    <w:name w:val="T"/>
    <w:uiPriority w:val="99"/>
    <w:semiHidden/>
    <w:unhideWhenUsed/>
    <w:rsid w:val="000D2ADF"/>
    <w:tblPr>
      <w:tblInd w:w="0" w:type="dxa"/>
      <w:tblCellMar>
        <w:top w:w="0" w:type="dxa"/>
        <w:left w:w="108" w:type="dxa"/>
        <w:bottom w:w="0" w:type="dxa"/>
        <w:right w:w="108" w:type="dxa"/>
      </w:tblCellMar>
    </w:tblPr>
  </w:style>
  <w:style w:type="numbering" w:customStyle="1" w:styleId="N0">
    <w:name w:val="N"/>
    <w:uiPriority w:val="99"/>
    <w:semiHidden/>
    <w:unhideWhenUsed/>
    <w:rsid w:val="000D2ADF"/>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ListParagraph">
    <w:name w:val="List Paragraph"/>
    <w:basedOn w:val="N"/>
    <w:uiPriority w:val="34"/>
    <w:qFormat/>
    <w:rsid w:val="00652ECC"/>
    <w:pPr>
      <w:ind w:left="720"/>
      <w:contextualSpacing/>
    </w:pPr>
  </w:style>
  <w:style w:type="paragraph" w:customStyle="1" w:styleId="B">
    <w:name w:val="B"/>
    <w:basedOn w:val="N"/>
    <w:link w:val="a"/>
    <w:uiPriority w:val="99"/>
    <w:semiHidden/>
    <w:unhideWhenUsed/>
    <w:rsid w:val="007D208C"/>
    <w:pPr>
      <w:spacing w:line="240" w:lineRule="auto"/>
    </w:pPr>
    <w:rPr>
      <w:rFonts w:ascii="Tahoma" w:hAnsi="Tahoma" w:cs="Tahoma"/>
      <w:sz w:val="16"/>
      <w:szCs w:val="16"/>
    </w:rPr>
  </w:style>
  <w:style w:type="character" w:customStyle="1" w:styleId="a">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BalloonText">
    <w:name w:val="Balloon Text"/>
    <w:basedOn w:val="Normal"/>
    <w:link w:val="BalloonTextChar"/>
    <w:uiPriority w:val="99"/>
    <w:semiHidden/>
    <w:unhideWhenUsed/>
    <w:rsid w:val="00832499"/>
    <w:rPr>
      <w:rFonts w:ascii="Tahoma" w:hAnsi="Tahoma" w:cs="Tahoma"/>
      <w:sz w:val="16"/>
      <w:szCs w:val="16"/>
    </w:rPr>
  </w:style>
  <w:style w:type="character" w:customStyle="1" w:styleId="BalloonTextChar">
    <w:name w:val="Balloon Text Char"/>
    <w:basedOn w:val="DefaultParagraphFont"/>
    <w:link w:val="BalloonText"/>
    <w:uiPriority w:val="99"/>
    <w:semiHidden/>
    <w:rsid w:val="00832499"/>
    <w:rPr>
      <w:rFonts w:ascii="Tahoma" w:hAnsi="Tahoma" w:cs="Tahoma"/>
      <w:sz w:val="16"/>
      <w:szCs w:val="16"/>
    </w:rPr>
  </w:style>
  <w:style w:type="character" w:styleId="Strong">
    <w:name w:val="Strong"/>
    <w:basedOn w:val="DefaultParagraphFont"/>
    <w:uiPriority w:val="22"/>
    <w:qFormat/>
    <w:rsid w:val="00832499"/>
    <w:rPr>
      <w:b/>
      <w:bCs/>
    </w:rPr>
  </w:style>
  <w:style w:type="character" w:styleId="Emphasis">
    <w:name w:val="Emphasis"/>
    <w:basedOn w:val="DefaultParagraphFont"/>
    <w:uiPriority w:val="20"/>
    <w:qFormat/>
    <w:rsid w:val="00520467"/>
    <w:rPr>
      <w:i/>
      <w:iCs/>
    </w:rPr>
  </w:style>
  <w:style w:type="paragraph" w:styleId="NormalWeb">
    <w:name w:val="Normal (Web)"/>
    <w:basedOn w:val="Normal"/>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Hyperlink">
    <w:name w:val="Hyperlink"/>
    <w:basedOn w:val="DefaultParagraphFont"/>
    <w:uiPriority w:val="99"/>
    <w:unhideWhenUsed/>
    <w:rsid w:val="00453EEB"/>
    <w:rPr>
      <w:color w:val="0000FF"/>
      <w:u w:val="single"/>
    </w:rPr>
  </w:style>
  <w:style w:type="table" w:styleId="TableGrid">
    <w:name w:val="Table Grid"/>
    <w:basedOn w:val="TableNormal"/>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DefaultParagraphFont"/>
    <w:uiPriority w:val="9"/>
    <w:semiHidden/>
    <w:rsid w:val="00573505"/>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CA588E"/>
    <w:rPr>
      <w:color w:val="800080" w:themeColor="followedHyperlink"/>
      <w:u w:val="single"/>
    </w:rPr>
  </w:style>
  <w:style w:type="character" w:customStyle="1" w:styleId="shorttext">
    <w:name w:val="short_text"/>
    <w:basedOn w:val="DefaultParagraphFont"/>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0"/>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style>
  <w:style w:type="table" w:customStyle="1" w:styleId="T">
    <w:name w:val="T"/>
    <w:uiPriority w:val="99"/>
    <w:semiHidden/>
    <w:unhideWhenUsed/>
    <w:tblPr>
      <w:tblInd w:w="0" w:type="dxa"/>
      <w:tblCellMar>
        <w:top w:w="0" w:type="dxa"/>
        <w:left w:w="108" w:type="dxa"/>
        <w:bottom w:w="0" w:type="dxa"/>
        <w:right w:w="108" w:type="dxa"/>
      </w:tblCellMar>
    </w:tblPr>
  </w:style>
  <w:style w:type="numbering" w:customStyle="1" w:styleId="N0">
    <w:name w:val="N"/>
    <w:uiPriority w:val="99"/>
    <w:semiHidden/>
    <w:unhideWhenUsed/>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a3">
    <w:name w:val="List Paragraph"/>
    <w:basedOn w:val="N"/>
    <w:uiPriority w:val="34"/>
    <w:qFormat/>
    <w:rsid w:val="00652ECC"/>
    <w:pPr>
      <w:ind w:left="720"/>
      <w:contextualSpacing/>
    </w:pPr>
  </w:style>
  <w:style w:type="paragraph" w:customStyle="1" w:styleId="B">
    <w:name w:val="B"/>
    <w:basedOn w:val="N"/>
    <w:link w:val="a4"/>
    <w:uiPriority w:val="99"/>
    <w:semiHidden/>
    <w:unhideWhenUsed/>
    <w:rsid w:val="007D208C"/>
    <w:pPr>
      <w:spacing w:line="240" w:lineRule="auto"/>
    </w:pPr>
    <w:rPr>
      <w:rFonts w:ascii="Tahoma" w:hAnsi="Tahoma" w:cs="Tahoma"/>
      <w:sz w:val="16"/>
      <w:szCs w:val="16"/>
    </w:rPr>
  </w:style>
  <w:style w:type="character" w:customStyle="1" w:styleId="a4">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0">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a5">
    <w:name w:val="Balloon Text"/>
    <w:basedOn w:val="a"/>
    <w:link w:val="10"/>
    <w:uiPriority w:val="99"/>
    <w:semiHidden/>
    <w:unhideWhenUsed/>
    <w:rsid w:val="00832499"/>
    <w:rPr>
      <w:rFonts w:ascii="Tahoma" w:hAnsi="Tahoma" w:cs="Tahoma"/>
      <w:sz w:val="16"/>
      <w:szCs w:val="16"/>
    </w:rPr>
  </w:style>
  <w:style w:type="character" w:customStyle="1" w:styleId="10">
    <w:name w:val="Текст выноски Знак1"/>
    <w:basedOn w:val="a0"/>
    <w:link w:val="a5"/>
    <w:uiPriority w:val="99"/>
    <w:semiHidden/>
    <w:rsid w:val="00832499"/>
    <w:rPr>
      <w:rFonts w:ascii="Tahoma" w:hAnsi="Tahoma" w:cs="Tahoma"/>
      <w:sz w:val="16"/>
      <w:szCs w:val="16"/>
    </w:rPr>
  </w:style>
  <w:style w:type="character" w:styleId="a6">
    <w:name w:val="Strong"/>
    <w:basedOn w:val="a0"/>
    <w:uiPriority w:val="22"/>
    <w:qFormat/>
    <w:rsid w:val="00832499"/>
    <w:rPr>
      <w:b/>
      <w:bCs/>
    </w:rPr>
  </w:style>
  <w:style w:type="character" w:styleId="a7">
    <w:name w:val="Emphasis"/>
    <w:basedOn w:val="a0"/>
    <w:uiPriority w:val="20"/>
    <w:qFormat/>
    <w:rsid w:val="00520467"/>
    <w:rPr>
      <w:i/>
      <w:iCs/>
    </w:rPr>
  </w:style>
  <w:style w:type="paragraph" w:styleId="a8">
    <w:name w:val="Normal (Web)"/>
    <w:basedOn w:val="a"/>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a9">
    <w:name w:val="Hyperlink"/>
    <w:basedOn w:val="a0"/>
    <w:uiPriority w:val="99"/>
    <w:unhideWhenUsed/>
    <w:rsid w:val="00453EEB"/>
    <w:rPr>
      <w:color w:val="0000FF"/>
      <w:u w:val="single"/>
    </w:rPr>
  </w:style>
  <w:style w:type="table" w:styleId="aa">
    <w:name w:val="Table Grid"/>
    <w:basedOn w:val="a1"/>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a0"/>
    <w:uiPriority w:val="9"/>
    <w:semiHidden/>
    <w:rsid w:val="00573505"/>
    <w:rPr>
      <w:rFonts w:asciiTheme="majorHAnsi" w:eastAsiaTheme="majorEastAsia" w:hAnsiTheme="majorHAnsi" w:cstheme="majorBidi"/>
      <w:b/>
      <w:bCs/>
      <w:color w:val="4F81BD" w:themeColor="accent1"/>
      <w:sz w:val="26"/>
      <w:szCs w:val="26"/>
    </w:rPr>
  </w:style>
  <w:style w:type="character" w:styleId="ab">
    <w:name w:val="FollowedHyperlink"/>
    <w:basedOn w:val="a0"/>
    <w:uiPriority w:val="99"/>
    <w:semiHidden/>
    <w:unhideWhenUsed/>
    <w:rsid w:val="00CA588E"/>
    <w:rPr>
      <w:color w:val="800080" w:themeColor="followedHyperlink"/>
      <w:u w:val="single"/>
    </w:rPr>
  </w:style>
  <w:style w:type="character" w:customStyle="1" w:styleId="shorttext">
    <w:name w:val="short_text"/>
    <w:basedOn w:val="a0"/>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webSettings.xml><?xml version="1.0" encoding="utf-8"?>
<w:webSettings xmlns:r="http://schemas.openxmlformats.org/officeDocument/2006/relationships" xmlns:w="http://schemas.openxmlformats.org/wordprocessingml/2006/main">
  <w:divs>
    <w:div w:id="198856577">
      <w:bodyDiv w:val="1"/>
      <w:marLeft w:val="0"/>
      <w:marRight w:val="0"/>
      <w:marTop w:val="0"/>
      <w:marBottom w:val="0"/>
      <w:divBdr>
        <w:top w:val="none" w:sz="0" w:space="0" w:color="auto"/>
        <w:left w:val="none" w:sz="0" w:space="0" w:color="auto"/>
        <w:bottom w:val="none" w:sz="0" w:space="0" w:color="auto"/>
        <w:right w:val="none" w:sz="0" w:space="0" w:color="auto"/>
      </w:divBdr>
    </w:div>
    <w:div w:id="232013584">
      <w:bodyDiv w:val="1"/>
      <w:marLeft w:val="0"/>
      <w:marRight w:val="0"/>
      <w:marTop w:val="0"/>
      <w:marBottom w:val="0"/>
      <w:divBdr>
        <w:top w:val="none" w:sz="0" w:space="0" w:color="auto"/>
        <w:left w:val="none" w:sz="0" w:space="0" w:color="auto"/>
        <w:bottom w:val="none" w:sz="0" w:space="0" w:color="auto"/>
        <w:right w:val="none" w:sz="0" w:space="0" w:color="auto"/>
      </w:divBdr>
      <w:divsChild>
        <w:div w:id="858469135">
          <w:marLeft w:val="288"/>
          <w:marRight w:val="0"/>
          <w:marTop w:val="240"/>
          <w:marBottom w:val="0"/>
          <w:divBdr>
            <w:top w:val="none" w:sz="0" w:space="0" w:color="auto"/>
            <w:left w:val="none" w:sz="0" w:space="0" w:color="auto"/>
            <w:bottom w:val="none" w:sz="0" w:space="0" w:color="auto"/>
            <w:right w:val="none" w:sz="0" w:space="0" w:color="auto"/>
          </w:divBdr>
        </w:div>
        <w:div w:id="567300059">
          <w:marLeft w:val="288"/>
          <w:marRight w:val="0"/>
          <w:marTop w:val="240"/>
          <w:marBottom w:val="0"/>
          <w:divBdr>
            <w:top w:val="none" w:sz="0" w:space="0" w:color="auto"/>
            <w:left w:val="none" w:sz="0" w:space="0" w:color="auto"/>
            <w:bottom w:val="none" w:sz="0" w:space="0" w:color="auto"/>
            <w:right w:val="none" w:sz="0" w:space="0" w:color="auto"/>
          </w:divBdr>
        </w:div>
        <w:div w:id="573053033">
          <w:marLeft w:val="288"/>
          <w:marRight w:val="0"/>
          <w:marTop w:val="240"/>
          <w:marBottom w:val="0"/>
          <w:divBdr>
            <w:top w:val="none" w:sz="0" w:space="0" w:color="auto"/>
            <w:left w:val="none" w:sz="0" w:space="0" w:color="auto"/>
            <w:bottom w:val="none" w:sz="0" w:space="0" w:color="auto"/>
            <w:right w:val="none" w:sz="0" w:space="0" w:color="auto"/>
          </w:divBdr>
        </w:div>
      </w:divsChild>
    </w:div>
    <w:div w:id="563298715">
      <w:bodyDiv w:val="1"/>
      <w:marLeft w:val="0"/>
      <w:marRight w:val="0"/>
      <w:marTop w:val="0"/>
      <w:marBottom w:val="0"/>
      <w:divBdr>
        <w:top w:val="none" w:sz="0" w:space="0" w:color="auto"/>
        <w:left w:val="none" w:sz="0" w:space="0" w:color="auto"/>
        <w:bottom w:val="none" w:sz="0" w:space="0" w:color="auto"/>
        <w:right w:val="none" w:sz="0" w:space="0" w:color="auto"/>
      </w:divBdr>
    </w:div>
    <w:div w:id="890111797">
      <w:bodyDiv w:val="1"/>
      <w:marLeft w:val="0"/>
      <w:marRight w:val="0"/>
      <w:marTop w:val="0"/>
      <w:marBottom w:val="0"/>
      <w:divBdr>
        <w:top w:val="none" w:sz="0" w:space="0" w:color="auto"/>
        <w:left w:val="none" w:sz="0" w:space="0" w:color="auto"/>
        <w:bottom w:val="none" w:sz="0" w:space="0" w:color="auto"/>
        <w:right w:val="none" w:sz="0" w:space="0" w:color="auto"/>
      </w:divBdr>
      <w:divsChild>
        <w:div w:id="105928487">
          <w:marLeft w:val="0"/>
          <w:marRight w:val="0"/>
          <w:marTop w:val="0"/>
          <w:marBottom w:val="0"/>
          <w:divBdr>
            <w:top w:val="none" w:sz="0" w:space="0" w:color="auto"/>
            <w:left w:val="none" w:sz="0" w:space="0" w:color="auto"/>
            <w:bottom w:val="none" w:sz="0" w:space="0" w:color="auto"/>
            <w:right w:val="none" w:sz="0" w:space="0" w:color="auto"/>
          </w:divBdr>
          <w:divsChild>
            <w:div w:id="431898098">
              <w:marLeft w:val="0"/>
              <w:marRight w:val="60"/>
              <w:marTop w:val="0"/>
              <w:marBottom w:val="0"/>
              <w:divBdr>
                <w:top w:val="none" w:sz="0" w:space="0" w:color="auto"/>
                <w:left w:val="none" w:sz="0" w:space="0" w:color="auto"/>
                <w:bottom w:val="none" w:sz="0" w:space="0" w:color="auto"/>
                <w:right w:val="none" w:sz="0" w:space="0" w:color="auto"/>
              </w:divBdr>
              <w:divsChild>
                <w:div w:id="1144086482">
                  <w:marLeft w:val="0"/>
                  <w:marRight w:val="0"/>
                  <w:marTop w:val="0"/>
                  <w:marBottom w:val="120"/>
                  <w:divBdr>
                    <w:top w:val="single" w:sz="6" w:space="0" w:color="C0C0C0"/>
                    <w:left w:val="single" w:sz="6" w:space="0" w:color="D9D9D9"/>
                    <w:bottom w:val="single" w:sz="6" w:space="0" w:color="D9D9D9"/>
                    <w:right w:val="single" w:sz="6" w:space="0" w:color="D9D9D9"/>
                  </w:divBdr>
                  <w:divsChild>
                    <w:div w:id="1635325862">
                      <w:marLeft w:val="0"/>
                      <w:marRight w:val="0"/>
                      <w:marTop w:val="0"/>
                      <w:marBottom w:val="0"/>
                      <w:divBdr>
                        <w:top w:val="none" w:sz="0" w:space="0" w:color="auto"/>
                        <w:left w:val="none" w:sz="0" w:space="0" w:color="auto"/>
                        <w:bottom w:val="none" w:sz="0" w:space="0" w:color="auto"/>
                        <w:right w:val="none" w:sz="0" w:space="0" w:color="auto"/>
                      </w:divBdr>
                    </w:div>
                    <w:div w:id="13739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97183">
          <w:marLeft w:val="0"/>
          <w:marRight w:val="0"/>
          <w:marTop w:val="0"/>
          <w:marBottom w:val="0"/>
          <w:divBdr>
            <w:top w:val="none" w:sz="0" w:space="0" w:color="auto"/>
            <w:left w:val="none" w:sz="0" w:space="0" w:color="auto"/>
            <w:bottom w:val="none" w:sz="0" w:space="0" w:color="auto"/>
            <w:right w:val="none" w:sz="0" w:space="0" w:color="auto"/>
          </w:divBdr>
          <w:divsChild>
            <w:div w:id="19403486">
              <w:marLeft w:val="60"/>
              <w:marRight w:val="0"/>
              <w:marTop w:val="0"/>
              <w:marBottom w:val="0"/>
              <w:divBdr>
                <w:top w:val="none" w:sz="0" w:space="0" w:color="auto"/>
                <w:left w:val="none" w:sz="0" w:space="0" w:color="auto"/>
                <w:bottom w:val="none" w:sz="0" w:space="0" w:color="auto"/>
                <w:right w:val="none" w:sz="0" w:space="0" w:color="auto"/>
              </w:divBdr>
              <w:divsChild>
                <w:div w:id="2093622945">
                  <w:marLeft w:val="0"/>
                  <w:marRight w:val="0"/>
                  <w:marTop w:val="0"/>
                  <w:marBottom w:val="0"/>
                  <w:divBdr>
                    <w:top w:val="none" w:sz="0" w:space="0" w:color="auto"/>
                    <w:left w:val="none" w:sz="0" w:space="0" w:color="auto"/>
                    <w:bottom w:val="none" w:sz="0" w:space="0" w:color="auto"/>
                    <w:right w:val="none" w:sz="0" w:space="0" w:color="auto"/>
                  </w:divBdr>
                  <w:divsChild>
                    <w:div w:id="1988120431">
                      <w:marLeft w:val="0"/>
                      <w:marRight w:val="0"/>
                      <w:marTop w:val="0"/>
                      <w:marBottom w:val="120"/>
                      <w:divBdr>
                        <w:top w:val="single" w:sz="6" w:space="0" w:color="F5F5F5"/>
                        <w:left w:val="single" w:sz="6" w:space="0" w:color="F5F5F5"/>
                        <w:bottom w:val="single" w:sz="6" w:space="0" w:color="F5F5F5"/>
                        <w:right w:val="single" w:sz="6" w:space="0" w:color="F5F5F5"/>
                      </w:divBdr>
                      <w:divsChild>
                        <w:div w:id="1799758750">
                          <w:marLeft w:val="0"/>
                          <w:marRight w:val="0"/>
                          <w:marTop w:val="0"/>
                          <w:marBottom w:val="0"/>
                          <w:divBdr>
                            <w:top w:val="none" w:sz="0" w:space="0" w:color="auto"/>
                            <w:left w:val="none" w:sz="0" w:space="0" w:color="auto"/>
                            <w:bottom w:val="none" w:sz="0" w:space="0" w:color="auto"/>
                            <w:right w:val="none" w:sz="0" w:space="0" w:color="auto"/>
                          </w:divBdr>
                          <w:divsChild>
                            <w:div w:id="4426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37723">
      <w:bodyDiv w:val="1"/>
      <w:marLeft w:val="0"/>
      <w:marRight w:val="0"/>
      <w:marTop w:val="0"/>
      <w:marBottom w:val="0"/>
      <w:divBdr>
        <w:top w:val="none" w:sz="0" w:space="0" w:color="auto"/>
        <w:left w:val="none" w:sz="0" w:space="0" w:color="auto"/>
        <w:bottom w:val="none" w:sz="0" w:space="0" w:color="auto"/>
        <w:right w:val="none" w:sz="0" w:space="0" w:color="auto"/>
      </w:divBdr>
    </w:div>
    <w:div w:id="1123964480">
      <w:bodyDiv w:val="1"/>
      <w:marLeft w:val="0"/>
      <w:marRight w:val="0"/>
      <w:marTop w:val="0"/>
      <w:marBottom w:val="0"/>
      <w:divBdr>
        <w:top w:val="none" w:sz="0" w:space="0" w:color="auto"/>
        <w:left w:val="none" w:sz="0" w:space="0" w:color="auto"/>
        <w:bottom w:val="none" w:sz="0" w:space="0" w:color="auto"/>
        <w:right w:val="none" w:sz="0" w:space="0" w:color="auto"/>
      </w:divBdr>
    </w:div>
    <w:div w:id="1546066873">
      <w:bodyDiv w:val="1"/>
      <w:marLeft w:val="0"/>
      <w:marRight w:val="0"/>
      <w:marTop w:val="0"/>
      <w:marBottom w:val="0"/>
      <w:divBdr>
        <w:top w:val="none" w:sz="0" w:space="0" w:color="auto"/>
        <w:left w:val="none" w:sz="0" w:space="0" w:color="auto"/>
        <w:bottom w:val="none" w:sz="0" w:space="0" w:color="auto"/>
        <w:right w:val="none" w:sz="0" w:space="0" w:color="auto"/>
      </w:divBdr>
      <w:divsChild>
        <w:div w:id="501166383">
          <w:marLeft w:val="288"/>
          <w:marRight w:val="0"/>
          <w:marTop w:val="240"/>
          <w:marBottom w:val="0"/>
          <w:divBdr>
            <w:top w:val="none" w:sz="0" w:space="0" w:color="auto"/>
            <w:left w:val="none" w:sz="0" w:space="0" w:color="auto"/>
            <w:bottom w:val="none" w:sz="0" w:space="0" w:color="auto"/>
            <w:right w:val="none" w:sz="0" w:space="0" w:color="auto"/>
          </w:divBdr>
        </w:div>
      </w:divsChild>
    </w:div>
    <w:div w:id="1996761514">
      <w:bodyDiv w:val="1"/>
      <w:marLeft w:val="0"/>
      <w:marRight w:val="0"/>
      <w:marTop w:val="0"/>
      <w:marBottom w:val="0"/>
      <w:divBdr>
        <w:top w:val="none" w:sz="0" w:space="0" w:color="auto"/>
        <w:left w:val="none" w:sz="0" w:space="0" w:color="auto"/>
        <w:bottom w:val="none" w:sz="0" w:space="0" w:color="auto"/>
        <w:right w:val="none" w:sz="0" w:space="0" w:color="auto"/>
      </w:divBdr>
      <w:divsChild>
        <w:div w:id="38356640">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infras.openscience.f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hyperlink" Target="https://equipment.data.ac.uk/" TargetMode="External"/><Relationship Id="rId2" Type="http://schemas.openxmlformats.org/officeDocument/2006/relationships/numbering" Target="numbering.xml"/><Relationship Id="rId16" Type="http://schemas.openxmlformats.org/officeDocument/2006/relationships/hyperlink" Target="http://www.esfri.eu/" TargetMode="External"/><Relationship Id="rId20" Type="http://schemas.openxmlformats.org/officeDocument/2006/relationships/hyperlink" Target="http://www.etag.ee/e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rris.gov.ro/index.php" TargetMode="External"/><Relationship Id="rId23" Type="http://schemas.microsoft.com/office/2007/relationships/stylesWithEffects" Target="stylesWithEffects.xml"/><Relationship Id="rId10" Type="http://schemas.openxmlformats.org/officeDocument/2006/relationships/hyperlink" Target="http://home.web.cern.ch/about" TargetMode="External"/><Relationship Id="rId19" Type="http://schemas.openxmlformats.org/officeDocument/2006/relationships/hyperlink" Target="http://www.sicris.si/public/jqm/cris.aspx?lang=eng&amp;opdescr=home&amp;opt=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1B31A-DAFD-4282-8F0E-94C5644C5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4408</Words>
  <Characters>27772</Characters>
  <Application>Microsoft Office Word</Application>
  <DocSecurity>0</DocSecurity>
  <Lines>231</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32116</CharactersWithSpaces>
  <SharedDoc>false</SharedDoc>
  <HLinks>
    <vt:vector size="30" baseType="variant">
      <vt:variant>
        <vt:i4>3735595</vt:i4>
      </vt:variant>
      <vt:variant>
        <vt:i4>12</vt:i4>
      </vt:variant>
      <vt:variant>
        <vt:i4>0</vt:i4>
      </vt:variant>
      <vt:variant>
        <vt:i4>5</vt:i4>
      </vt:variant>
      <vt:variant>
        <vt:lpwstr>https://www.sourcetreeapp.com/</vt:lpwstr>
      </vt:variant>
      <vt:variant>
        <vt:lpwstr/>
      </vt:variant>
      <vt:variant>
        <vt:i4>6029315</vt:i4>
      </vt:variant>
      <vt:variant>
        <vt:i4>9</vt:i4>
      </vt:variant>
      <vt:variant>
        <vt:i4>0</vt:i4>
      </vt:variant>
      <vt:variant>
        <vt:i4>5</vt:i4>
      </vt:variant>
      <vt:variant>
        <vt:lpwstr>http://www.vogella.com/tutorials/Git/article.html</vt:lpwstr>
      </vt:variant>
      <vt:variant>
        <vt:lpwstr/>
      </vt:variant>
      <vt:variant>
        <vt:i4>2424879</vt:i4>
      </vt:variant>
      <vt:variant>
        <vt:i4>6</vt:i4>
      </vt:variant>
      <vt:variant>
        <vt:i4>0</vt:i4>
      </vt:variant>
      <vt:variant>
        <vt:i4>5</vt:i4>
      </vt:variant>
      <vt:variant>
        <vt:lpwstr>http://git-scm.com/book</vt:lpwstr>
      </vt:variant>
      <vt:variant>
        <vt:lpwstr/>
      </vt:variant>
      <vt:variant>
        <vt:i4>7143471</vt:i4>
      </vt:variant>
      <vt:variant>
        <vt:i4>3</vt:i4>
      </vt:variant>
      <vt:variant>
        <vt:i4>0</vt:i4>
      </vt:variant>
      <vt:variant>
        <vt:i4>5</vt:i4>
      </vt:variant>
      <vt:variant>
        <vt:lpwstr>https://moodle.ati.utm.md/mod/page/view.php?id=2089</vt:lpwstr>
      </vt:variant>
      <vt:variant>
        <vt:lpwstr/>
      </vt:variant>
      <vt:variant>
        <vt:i4>4522058</vt:i4>
      </vt:variant>
      <vt:variant>
        <vt:i4>0</vt:i4>
      </vt:variant>
      <vt:variant>
        <vt:i4>0</vt:i4>
      </vt:variant>
      <vt:variant>
        <vt:i4>5</vt:i4>
      </vt:variant>
      <vt:variant>
        <vt:lpwstr>http://git-scm.com/downloads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Anisoara Rusu</cp:lastModifiedBy>
  <cp:revision>184</cp:revision>
  <cp:lastPrinted>2016-09-26T10:45:00Z</cp:lastPrinted>
  <dcterms:created xsi:type="dcterms:W3CDTF">2017-11-15T13:43:00Z</dcterms:created>
  <dcterms:modified xsi:type="dcterms:W3CDTF">2018-02-06T00:21:00Z</dcterms:modified>
</cp:coreProperties>
</file>